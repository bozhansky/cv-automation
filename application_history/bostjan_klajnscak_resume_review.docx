
<file path=[Content_Types].xml><?xml version="1.0" encoding="utf-8"?>
<Types xmlns="http://schemas.openxmlformats.org/package/2006/content-types">
  <Override PartName="/_rels/.rels" ContentType="application/vnd.openxmlformats-package.relationships+xml"/>
  <Override PartName="/word/theme/theme1.xml" ContentType="application/vnd.openxmlformats-officedocument.theme+xml"/>
  <Override PartName="/word/footer2.xml" ContentType="application/vnd.openxmlformats-officedocument.wordprocessingml.footer+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comments.xml" ContentType="application/vnd.openxmlformats-officedocument.wordprocessingml.comments+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eastAsia="Times New Roman" w:cs="Times New Roman"/>
          <w:color w:val="00000A"/>
          <w:sz w:val="4"/>
          <w:szCs w:val="4"/>
          <w:lang w:val="en-US" w:eastAsia="en-US" w:bidi="ar-SA"/>
        </w:rPr>
      </w:pPr>
      <w:r>
        <w:rPr>
          <w:rFonts w:eastAsia="Times New Roman" w:cs="Times New Roman"/>
          <w:color w:val="00000A"/>
          <w:sz w:val="4"/>
          <w:szCs w:val="4"/>
          <w:lang w:val="en-US" w:eastAsia="en-US" w:bidi="ar-SA"/>
        </w:rPr>
      </w:r>
    </w:p>
    <w:tbl>
      <w:tblPr>
        <w:tblStyle w:val="TableGrid"/>
        <w:tblW w:w="5000" w:type="pct"/>
        <w:jc w:val="left"/>
        <w:tblInd w:w="0" w:type="dxa"/>
        <w:tblCellMar>
          <w:top w:w="0" w:type="dxa"/>
          <w:left w:w="118" w:type="dxa"/>
          <w:bottom w:w="0" w:type="dxa"/>
          <w:right w:w="108" w:type="dxa"/>
        </w:tblCellMar>
      </w:tblPr>
      <w:tblGrid>
        <w:gridCol w:w="4494"/>
        <w:gridCol w:w="4531"/>
      </w:tblGrid>
      <w:tr>
        <w:trPr/>
        <w:tc>
          <w:tcPr>
            <w:tcW w:w="4494" w:type="dxa"/>
            <w:tcBorders>
              <w:top w:val="nil"/>
              <w:left w:val="nil"/>
              <w:bottom w:val="nil"/>
              <w:right w:val="nil"/>
              <w:insideH w:val="nil"/>
              <w:insideV w:val="nil"/>
            </w:tcBorders>
            <w:shd w:fill="auto" w:val="clear"/>
          </w:tcPr>
          <w:p>
            <w:pPr>
              <w:pStyle w:val="Normal"/>
              <w:spacing w:lineRule="auto" w:line="264"/>
              <w:rPr>
                <w:rFonts w:ascii="Calibri" w:hAnsi="Calibri" w:cs="Calibri" w:asciiTheme="majorHAnsi" w:cstheme="majorHAnsi" w:hAnsiTheme="majorHAnsi"/>
                <w:color w:val="00000A"/>
                <w:spacing w:val="20"/>
                <w:sz w:val="44"/>
                <w:szCs w:val="40"/>
                <w:lang w:val="en-GB"/>
              </w:rPr>
            </w:pPr>
            <w:r>
              <w:rPr>
                <w:rFonts w:cs="Calibri" w:ascii="Calibri" w:hAnsi="Calibri" w:cstheme="majorHAnsi"/>
                <w:color w:val="00000A"/>
                <w:spacing w:val="20"/>
                <w:sz w:val="44"/>
                <w:szCs w:val="40"/>
                <w:lang w:val="en-GB"/>
              </w:rPr>
              <w:t>Boštjan Klajnščak</w:t>
            </w:r>
          </w:p>
        </w:tc>
        <w:tc>
          <w:tcPr>
            <w:tcW w:w="4531" w:type="dxa"/>
            <w:tcBorders>
              <w:top w:val="nil"/>
              <w:left w:val="nil"/>
              <w:bottom w:val="nil"/>
              <w:right w:val="nil"/>
              <w:insideH w:val="nil"/>
              <w:insideV w:val="nil"/>
            </w:tcBorders>
            <w:shd w:fill="auto" w:val="clear"/>
          </w:tcPr>
          <w:p>
            <w:pPr>
              <w:pStyle w:val="Normal"/>
              <w:spacing w:lineRule="auto" w:line="264"/>
              <w:jc w:val="right"/>
              <w:rPr>
                <w:rFonts w:ascii="Calibri" w:hAnsi="Calibri" w:cs="Calibri" w:asciiTheme="minorHAnsi" w:cstheme="minorHAnsi" w:hAnsiTheme="minorHAnsi"/>
                <w:b/>
                <w:b/>
                <w:bCs/>
                <w:color w:val="006600"/>
                <w:sz w:val="20"/>
                <w:highlight w:val="yellow"/>
                <w:lang w:val="en-GB"/>
              </w:rPr>
            </w:pPr>
            <w:r>
              <w:rPr>
                <w:rFonts w:cs="Calibri" w:ascii="Calibri" w:hAnsi="Calibri" w:asciiTheme="minorHAnsi" w:cstheme="minorHAnsi" w:hAnsiTheme="minorHAnsi"/>
                <w:sz w:val="20"/>
                <w:lang w:val="en-GB"/>
              </w:rPr>
              <w:t>Izola, Slovenia</w:t>
            </w:r>
          </w:p>
          <w:p>
            <w:pPr>
              <w:pStyle w:val="Normal"/>
              <w:spacing w:lineRule="auto" w:line="264"/>
              <w:jc w:val="right"/>
              <w:rPr/>
            </w:pPr>
            <w:r>
              <w:rPr>
                <w:rFonts w:cs="Calibri" w:ascii="Calibri" w:hAnsi="Calibri" w:asciiTheme="minorHAnsi" w:cstheme="minorHAnsi" w:hAnsiTheme="minorHAnsi"/>
                <w:sz w:val="20"/>
                <w:lang w:val="en-GB"/>
              </w:rPr>
              <w:t xml:space="preserve">bklajnscak@gmail.com  |  </w:t>
            </w:r>
            <w:r>
              <w:rPr>
                <w:rFonts w:cs="Calibri" w:ascii="Calibri" w:hAnsi="Calibri" w:asciiTheme="minorHAnsi" w:cstheme="minorHAnsi" w:hAnsiTheme="minorHAnsi"/>
                <w:color w:val="00000A"/>
                <w:sz w:val="20"/>
                <w:lang w:val="en-GB"/>
              </w:rPr>
              <w:t>+38641347077</w:t>
            </w:r>
          </w:p>
        </w:tc>
      </w:tr>
    </w:tbl>
    <w:p>
      <w:pPr>
        <w:pStyle w:val="Normal"/>
        <w:pBdr>
          <w:top w:val="single" w:sz="8" w:space="18" w:color="00000A"/>
        </w:pBdr>
        <w:spacing w:lineRule="auto" w:line="264" w:before="240" w:after="120"/>
        <w:jc w:val="center"/>
        <w:rPr/>
      </w:pPr>
      <w:r>
        <w:rPr>
          <w:rFonts w:eastAsia="MS Mincho" w:cs="Calibri" w:ascii="Calibri" w:hAnsi="Calibri" w:asciiTheme="majorHAnsi" w:cstheme="majorHAnsi" w:hAnsiTheme="majorHAnsi"/>
          <w:b/>
          <w:spacing w:val="4"/>
          <w:sz w:val="32"/>
          <w:lang w:val="en-GB"/>
        </w:rPr>
        <w:t>Senior Market Research Analyst</w:t>
      </w:r>
    </w:p>
    <w:p>
      <w:pPr>
        <w:pStyle w:val="Normal"/>
        <w:spacing w:lineRule="auto" w:line="264" w:before="100" w:after="120"/>
        <w:jc w:val="center"/>
        <w:rPr/>
      </w:pPr>
      <w:r>
        <w:rPr>
          <w:rFonts w:eastAsia="MS Mincho" w:cs="Calibri" w:ascii="Calibri" w:hAnsi="Calibri" w:asciiTheme="minorHAnsi" w:cstheme="minorHAnsi" w:hAnsiTheme="minorHAnsi"/>
          <w:b/>
          <w:sz w:val="22"/>
          <w:szCs w:val="22"/>
          <w:lang w:val="en-GB"/>
        </w:rPr>
        <w:t>Respected marketing strategist with progressive career researching market conditions</w:t>
        <w:br/>
        <w:t>in local, national, and multinational areas to determine sales and create marketing campaigns.</w:t>
      </w:r>
    </w:p>
    <w:p>
      <w:pPr>
        <w:pStyle w:val="Normal"/>
        <w:spacing w:lineRule="auto" w:line="264" w:before="158" w:after="58"/>
        <w:jc w:val="both"/>
        <w:rPr/>
      </w:pPr>
      <w:r>
        <w:rPr>
          <w:rFonts w:eastAsia="MS Mincho" w:cs="Calibri" w:ascii="Calibri" w:hAnsi="Calibri" w:asciiTheme="minorHAnsi" w:cstheme="minorHAnsi" w:hAnsiTheme="minorHAnsi"/>
          <w:sz w:val="22"/>
          <w:szCs w:val="22"/>
          <w:lang w:val="en-GB"/>
        </w:rPr>
        <w:t xml:space="preserve">Highly motivated, results-driven innovator with current experience implementing marketing, sales, and promotional programs to maximize revenue and market share. Success in analysing market trends, opening new markets, and guiding launch of new products. Expertise in creating and implementing marketing and sales plans. History of success ensuring outstanding partner and client satisfaction. </w:t>
      </w:r>
      <w:commentRangeStart w:id="0"/>
      <w:r>
        <w:rPr>
          <w:rFonts w:eastAsia="MS Mincho" w:cs="Calibri" w:ascii="Calibri" w:hAnsi="Calibri" w:asciiTheme="minorHAnsi" w:cstheme="minorHAnsi" w:hAnsiTheme="minorHAnsi"/>
          <w:sz w:val="22"/>
          <w:szCs w:val="22"/>
          <w:lang w:val="en-GB"/>
        </w:rPr>
        <w:t xml:space="preserve">Tools: Libre Office, OpenOffice Suite, MS Office Suite, Linux (Debian-based), GIMP, HTML, Wordpress, Joomla, Tableau, Python, R, mySQL.  </w:t>
      </w:r>
      <w:ins w:id="0" w:author="Unknown Author" w:date="2017-02-02T16:16:00Z">
        <w:r>
          <w:rPr>
            <w:rFonts w:eastAsia="MS Mincho" w:cs="Calibri" w:ascii="Calibri" w:hAnsi="Calibri" w:asciiTheme="minorHAnsi" w:cstheme="minorHAnsi" w:hAnsiTheme="minorHAnsi"/>
            <w:sz w:val="22"/>
            <w:szCs w:val="22"/>
            <w:lang w:val="en-GB"/>
          </w:rPr>
        </w:r>
      </w:ins>
      <w:commentRangeEnd w:id="0"/>
      <w:r>
        <w:commentReference w:id="0"/>
      </w:r>
      <w:r>
        <w:rPr>
          <w:rFonts w:cs="Calibri" w:ascii="Calibri" w:hAnsi="Calibri" w:asciiTheme="minorHAnsi" w:cstheme="minorHAnsi" w:hAnsiTheme="minorHAnsi"/>
          <w:b/>
          <w:i/>
          <w:sz w:val="22"/>
          <w:szCs w:val="22"/>
          <w:lang w:val="en-GB"/>
        </w:rPr>
        <w:t>Areas of expertise include…</w:t>
      </w:r>
    </w:p>
    <w:tbl>
      <w:tblPr>
        <w:tblW w:w="4800" w:type="pct"/>
        <w:jc w:val="center"/>
        <w:tblInd w:w="0" w:type="dxa"/>
        <w:tblBorders/>
        <w:tblCellMar>
          <w:top w:w="0" w:type="dxa"/>
          <w:left w:w="108" w:type="dxa"/>
          <w:bottom w:w="0" w:type="dxa"/>
          <w:right w:w="108" w:type="dxa"/>
        </w:tblCellMar>
      </w:tblPr>
      <w:tblGrid>
        <w:gridCol w:w="4325"/>
        <w:gridCol w:w="4338"/>
      </w:tblGrid>
      <w:tr>
        <w:trPr>
          <w:trHeight w:val="70" w:hRule="atLeast"/>
        </w:trPr>
        <w:tc>
          <w:tcPr>
            <w:tcW w:w="4325" w:type="dxa"/>
            <w:tcBorders/>
            <w:shd w:fill="auto" w:val="clear"/>
          </w:tcPr>
          <w:p>
            <w:pPr>
              <w:pStyle w:val="Normal"/>
              <w:numPr>
                <w:ilvl w:val="0"/>
                <w:numId w:val="1"/>
              </w:numPr>
              <w:spacing w:lineRule="auto" w:line="300"/>
              <w:rPr/>
            </w:pPr>
            <w:r>
              <w:rPr>
                <w:rFonts w:cs="Calibri" w:ascii="Calibri" w:hAnsi="Calibri" w:asciiTheme="minorHAnsi" w:cstheme="minorHAnsi" w:hAnsiTheme="minorHAnsi"/>
                <w:sz w:val="22"/>
                <w:szCs w:val="22"/>
                <w:lang w:val="en-GB"/>
              </w:rPr>
              <w:t>Market Research</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Strategic Marketing Initiatives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Market Segmentation &amp; Analysis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Budget Administration</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Advertising &amp; Product Promotions</w:t>
            </w:r>
          </w:p>
        </w:tc>
        <w:tc>
          <w:tcPr>
            <w:tcW w:w="4338" w:type="dxa"/>
            <w:tcBorders/>
            <w:shd w:fill="auto" w:val="clear"/>
          </w:tcPr>
          <w:p>
            <w:pPr>
              <w:pStyle w:val="Normal"/>
              <w:numPr>
                <w:ilvl w:val="0"/>
                <w:numId w:val="1"/>
              </w:numPr>
              <w:spacing w:lineRule="auto" w:line="300"/>
              <w:rPr/>
            </w:pPr>
            <w:r>
              <w:rPr>
                <w:rFonts w:cs="Calibri" w:ascii="Calibri" w:hAnsi="Calibri" w:asciiTheme="minorHAnsi" w:cstheme="minorHAnsi" w:hAnsiTheme="minorHAnsi"/>
                <w:sz w:val="22"/>
                <w:szCs w:val="22"/>
                <w:lang w:val="en-GB"/>
              </w:rPr>
              <w:t>Market Analysis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Program Planning &amp; Implementation</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Account Management &amp; Growth</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Channel Partner Relationships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Social Media Marketing</w:t>
            </w:r>
          </w:p>
        </w:tc>
      </w:tr>
    </w:tbl>
    <w:p>
      <w:pPr>
        <w:pStyle w:val="Normal"/>
        <w:pBdr>
          <w:top w:val="single" w:sz="8" w:space="8" w:color="00000A"/>
        </w:pBdr>
        <w:spacing w:lineRule="auto" w:line="264" w:before="240" w:after="120"/>
        <w:jc w:val="center"/>
        <w:rPr/>
      </w:pPr>
      <w:r>
        <w:rPr>
          <w:rFonts w:eastAsia="MS Mincho" w:cs="Calibri" w:ascii="Calibri" w:hAnsi="Calibri" w:asciiTheme="majorHAnsi" w:cstheme="majorHAnsi" w:hAnsiTheme="majorHAnsi"/>
          <w:b/>
          <w:spacing w:val="4"/>
          <w:sz w:val="30"/>
          <w:szCs w:val="30"/>
          <w:lang w:val="en-GB"/>
        </w:rPr>
        <w:t>Professional Experience</w:t>
      </w:r>
    </w:p>
    <w:p>
      <w:pPr>
        <w:pStyle w:val="Normal"/>
        <w:spacing w:lineRule="auto" w:line="264" w:before="240" w:after="0"/>
        <w:jc w:val="center"/>
        <w:rPr/>
      </w:pPr>
      <w:commentRangeStart w:id="1"/>
      <w:r>
        <w:rPr>
          <w:rFonts w:cs="Calibri" w:ascii="Calibri" w:hAnsi="Calibri" w:asciiTheme="minorHAnsi" w:cstheme="minorHAnsi" w:hAnsiTheme="minorHAnsi"/>
          <w:b/>
          <w:caps/>
          <w:sz w:val="22"/>
          <w:lang w:val="en-GB"/>
        </w:rPr>
        <w:t>FREELANCE MARKET RESEARCH ANALYS</w:t>
      </w:r>
      <w:r>
        <w:rPr>
          <w:rFonts w:cs="Calibri" w:ascii="Calibri" w:hAnsi="Calibri" w:asciiTheme="minorHAnsi" w:cstheme="minorHAnsi" w:hAnsiTheme="minorHAnsi"/>
          <w:b/>
          <w:caps/>
          <w:color w:val="00000A"/>
          <w:sz w:val="22"/>
          <w:lang w:val="en-GB"/>
        </w:rPr>
        <w:t xml:space="preserve">T, </w:t>
      </w:r>
      <w:r>
        <w:rPr>
          <w:rFonts w:cs="Calibri" w:ascii="Calibri" w:hAnsi="Calibri" w:asciiTheme="minorHAnsi" w:cstheme="minorHAnsi" w:hAnsiTheme="minorHAnsi"/>
          <w:color w:val="00000A"/>
          <w:sz w:val="22"/>
          <w:lang w:val="en-GB"/>
        </w:rPr>
        <w:t xml:space="preserve">December 2014 </w:t>
      </w:r>
      <w:r>
        <w:rPr>
          <w:rFonts w:cs="Calibri" w:ascii="Calibri" w:hAnsi="Calibri" w:asciiTheme="minorHAnsi" w:cstheme="minorHAnsi" w:hAnsiTheme="minorHAnsi"/>
          <w:sz w:val="22"/>
          <w:lang w:val="en-GB"/>
        </w:rPr>
        <w:t>to Present, Spisek, Ljubljana, Slovenia</w:t>
      </w:r>
      <w:ins w:id="1" w:author="Unknown Author" w:date="2017-02-02T16:42:00Z">
        <w:commentRangeEnd w:id="1"/>
        <w:r>
          <w:commentReference w:id="1"/>
        </w:r>
        <w:r>
          <w:rPr>
            <w:rFonts w:cs="Calibri" w:ascii="Calibri" w:hAnsi="Calibri" w:asciiTheme="minorHAnsi" w:cstheme="minorHAnsi" w:hAnsiTheme="minorHAnsi"/>
            <w:sz w:val="22"/>
            <w:lang w:val="en-GB"/>
          </w:rPr>
        </w:r>
      </w:ins>
    </w:p>
    <w:p>
      <w:pPr>
        <w:pStyle w:val="Normal"/>
        <w:spacing w:lineRule="auto" w:line="264" w:before="240" w:after="0"/>
        <w:jc w:val="center"/>
        <w:rPr>
          <w:rFonts w:ascii="Calibri" w:hAnsi="Calibri" w:cs="Calibri" w:asciiTheme="minorHAnsi" w:cstheme="minorHAnsi" w:hAnsiTheme="minorHAnsi"/>
          <w:sz w:val="22"/>
          <w:lang w:val="en-GB"/>
          <w:del w:id="4" w:author="Unknown Author" w:date="2017-02-02T16:41:00Z"/>
        </w:rPr>
      </w:pPr>
      <w:del w:id="3" w:author="Unknown Author" w:date="2017-02-02T16:41:00Z">
        <w:r>
          <w:rPr/>
        </w:r>
      </w:del>
    </w:p>
    <w:p>
      <w:pPr>
        <w:pStyle w:val="Normal"/>
        <w:spacing w:lineRule="auto" w:line="264" w:before="0" w:after="0"/>
        <w:jc w:val="center"/>
        <w:rPr/>
      </w:pPr>
      <w:r>
        <w:rPr>
          <w:rFonts w:cs="Calibri" w:ascii="Calibri" w:hAnsi="Calibri" w:asciiTheme="minorHAnsi" w:cstheme="minorHAnsi" w:hAnsiTheme="minorHAnsi"/>
          <w:b w:val="false"/>
          <w:bCs w:val="false"/>
          <w:i/>
          <w:caps w:val="false"/>
          <w:smallCaps w:val="false"/>
          <w:color w:val="00000A"/>
          <w:sz w:val="22"/>
          <w:lang w:val="en-GB"/>
        </w:rPr>
        <w:t>Team of independent experts working remotely, researching and evaluating data, and creating content to help clients be more successful with their business.</w:t>
      </w:r>
    </w:p>
    <w:p>
      <w:pPr>
        <w:pStyle w:val="Normal"/>
        <w:spacing w:lineRule="auto" w:line="264" w:before="0" w:after="58"/>
        <w:jc w:val="both"/>
        <w:rPr>
          <w:rFonts w:ascii="Calibri" w:hAnsi="Calibri" w:cs="Calibri" w:asciiTheme="minorHAnsi" w:cstheme="minorHAnsi" w:hAnsiTheme="minorHAnsi"/>
          <w:b/>
          <w:b/>
          <w:bCs/>
          <w:color w:val="006600"/>
          <w:sz w:val="22"/>
          <w:lang w:val="en-GB"/>
        </w:rPr>
      </w:pPr>
      <w:r>
        <w:rPr>
          <w:rFonts w:cs="Calibri" w:ascii="Calibri" w:hAnsi="Calibri" w:asciiTheme="minorHAnsi" w:cstheme="minorHAnsi" w:hAnsiTheme="minorHAnsi"/>
          <w:b w:val="false"/>
          <w:bCs w:val="false"/>
          <w:i w:val="false"/>
          <w:iCs w:val="false"/>
          <w:caps w:val="false"/>
          <w:smallCaps w:val="false"/>
          <w:color w:val="00000A"/>
          <w:sz w:val="22"/>
          <w:lang w:val="en-GB"/>
        </w:rPr>
        <w:t xml:space="preserve">Collect and analyse data on customer demographics, preferences, needs, and buying habits to identify potential markets and factors affecting product demand. </w:t>
      </w:r>
      <w:r>
        <w:rPr>
          <w:rFonts w:cs="Calibri" w:ascii="Calibri" w:hAnsi="Calibri" w:asciiTheme="minorHAnsi" w:cstheme="minorHAnsi" w:hAnsiTheme="minorHAnsi"/>
          <w:sz w:val="22"/>
          <w:lang w:val="en-GB"/>
        </w:rPr>
        <w:t xml:space="preserve">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analysing collected data. Gather data on competitors and analyse their prices, sales, and method of marketing and distribution. </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b w:val="false"/>
          <w:bCs w:val="false"/>
          <w:color w:val="00000A"/>
          <w:sz w:val="22"/>
          <w:lang w:val="en-GB"/>
        </w:rPr>
        <w:t>Ministry of Agriculture, Forestry and Food project,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b w:val="false"/>
          <w:bCs w:val="false"/>
          <w:color w:val="00000A"/>
          <w:sz w:val="22"/>
          <w:lang w:val="en-GB"/>
        </w:rPr>
        <w:t>Montclare projects, including development of several off-the shelf research products (SaaS 250 and SaaS 1000) and keeping track of SaaS companies (</w:t>
      </w:r>
      <w:del w:id="5" w:author="Unknown Author" w:date="2017-02-02T16:09:00Z">
        <w:r>
          <w:rPr>
            <w:rFonts w:cs="Calibri" w:ascii="Calibri" w:hAnsi="Calibri" w:asciiTheme="minorHAnsi" w:cstheme="minorHAnsi" w:hAnsiTheme="minorHAnsi"/>
            <w:b w:val="false"/>
            <w:bCs w:val="false"/>
            <w:color w:val="00000A"/>
            <w:sz w:val="22"/>
            <w:lang w:val="en-GB"/>
          </w:rPr>
          <w:delText xml:space="preserve">tens of </w:delText>
        </w:r>
      </w:del>
      <w:r>
        <w:rPr>
          <w:rFonts w:cs="Calibri" w:ascii="Calibri" w:hAnsi="Calibri" w:asciiTheme="minorHAnsi" w:cstheme="minorHAnsi" w:hAnsiTheme="minorHAnsi"/>
          <w:b w:val="false"/>
          <w:bCs w:val="false"/>
          <w:color w:val="00000A"/>
          <w:sz w:val="22"/>
          <w:lang w:val="en-GB"/>
        </w:rPr>
        <w:t>thousands of US and EU based entities).</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b w:val="false"/>
          <w:bCs w:val="false"/>
          <w:color w:val="00000A"/>
          <w:sz w:val="22"/>
          <w:lang w:val="en-GB"/>
        </w:rPr>
        <w:t xml:space="preserve">Development project for SaaS company focused on digital publishing, </w:t>
      </w:r>
      <w:commentRangeStart w:id="2"/>
      <w:r>
        <w:rPr>
          <w:rFonts w:cs="Calibri" w:ascii="Calibri" w:hAnsi="Calibri" w:asciiTheme="minorHAnsi" w:cstheme="minorHAnsi" w:hAnsiTheme="minorHAnsi"/>
          <w:b w:val="false"/>
          <w:bCs w:val="false"/>
          <w:color w:val="00000A"/>
          <w:sz w:val="22"/>
          <w:lang w:val="en-GB"/>
        </w:rPr>
        <w:t>software solutions for pricing, packaging and business KPIs.</w:t>
      </w:r>
      <w:ins w:id="6" w:author="Unknown Author" w:date="2017-02-02T16:09:00Z">
        <w:commentRangeEnd w:id="2"/>
        <w:r>
          <w:commentReference w:id="2"/>
        </w:r>
        <w:r>
          <w:rPr>
            <w:rFonts w:cs="Calibri" w:ascii="Calibri" w:hAnsi="Calibri" w:asciiTheme="minorHAnsi" w:cstheme="minorHAnsi" w:hAnsiTheme="minorHAnsi"/>
            <w:b w:val="false"/>
            <w:bCs w:val="false"/>
            <w:color w:val="00000A"/>
            <w:sz w:val="22"/>
            <w:lang w:val="en-GB"/>
          </w:rPr>
        </w:r>
      </w:ins>
    </w:p>
    <w:p>
      <w:pPr>
        <w:pStyle w:val="Normal"/>
        <w:pageBreakBefore w:val="false"/>
        <w:spacing w:lineRule="auto" w:line="264" w:before="240" w:after="0"/>
        <w:jc w:val="center"/>
        <w:rPr/>
      </w:pPr>
      <w:r>
        <w:rPr>
          <w:rFonts w:cs="Calibri" w:ascii="Calibri" w:hAnsi="Calibri" w:asciiTheme="minorHAnsi" w:cstheme="minorHAnsi" w:hAnsiTheme="minorHAnsi"/>
          <w:b/>
          <w:caps/>
          <w:sz w:val="22"/>
          <w:lang w:val="en-GB"/>
        </w:rPr>
        <w:t>Market Research Analyst,</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February 2014 to July 2016, Montclare, San Francisco, US</w:t>
      </w:r>
    </w:p>
    <w:p>
      <w:pPr>
        <w:pStyle w:val="Normal"/>
        <w:spacing w:lineRule="auto" w:line="264" w:before="0" w:after="0"/>
        <w:jc w:val="center"/>
        <w:rPr/>
      </w:pPr>
      <w:commentRangeStart w:id="3"/>
      <w:r>
        <w:rPr>
          <w:rFonts w:cs="Calibri" w:ascii="Calibri" w:hAnsi="Calibri" w:asciiTheme="minorHAnsi" w:cstheme="minorHAnsi" w:hAnsiTheme="minorHAnsi"/>
          <w:i/>
          <w:sz w:val="22"/>
          <w:lang w:val="en-GB"/>
        </w:rPr>
        <w:t>Provider of leading industry research identifying the most successful SaaS companies in the world.</w:t>
      </w:r>
      <w:ins w:id="7" w:author="Unknown Author" w:date="2017-02-02T16:12:00Z">
        <w:commentRangeEnd w:id="3"/>
        <w:r>
          <w:commentReference w:id="3"/>
        </w:r>
        <w:r>
          <w:rPr>
            <w:rFonts w:cs="Calibri" w:ascii="Calibri" w:hAnsi="Calibri" w:asciiTheme="minorHAnsi" w:cstheme="minorHAnsi" w:hAnsiTheme="minorHAnsi"/>
            <w:i/>
            <w:sz w:val="22"/>
            <w:lang w:val="en-GB"/>
          </w:rPr>
        </w:r>
      </w:ins>
    </w:p>
    <w:p>
      <w:pPr>
        <w:sectPr>
          <w:footerReference w:type="even" r:id="rId2"/>
          <w:footerReference w:type="default" r:id="rId3"/>
          <w:type w:val="nextPage"/>
          <w:pgSz w:w="11906" w:h="16838"/>
          <w:pgMar w:left="1440" w:right="1440" w:header="0" w:top="1008" w:footer="0" w:bottom="1440" w:gutter="0"/>
          <w:pgNumType w:fmt="decimal"/>
          <w:formProt w:val="false"/>
          <w:textDirection w:val="lrTb"/>
          <w:docGrid w:type="default" w:linePitch="360" w:charSpace="4294961151"/>
        </w:sectPr>
        <w:pStyle w:val="Normal"/>
        <w:spacing w:lineRule="auto" w:line="264" w:before="0" w:after="58"/>
        <w:jc w:val="both"/>
        <w:rPr/>
      </w:pPr>
      <w:r>
        <w:rPr>
          <w:rFonts w:cs="Calibri" w:ascii="Calibri" w:hAnsi="Calibri" w:asciiTheme="minorHAnsi" w:cstheme="minorHAnsi" w:hAnsiTheme="minorHAnsi"/>
          <w:sz w:val="22"/>
          <w:lang w:val="en-GB"/>
        </w:rPr>
        <w:t>Researched and analysed cloud-related markets, with expertise in SaaS solutions. Translated complex numerical survey results into easy-to-understand package for companies senior management and decision making professionals.</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Co-author of complex proprietary algorithm to assess SaaS companies.</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Developed several KPI and TCO calculators for SaaS market.</w:t>
      </w:r>
    </w:p>
    <w:p>
      <w:pPr>
        <w:pStyle w:val="Normal"/>
        <w:numPr>
          <w:ilvl w:val="0"/>
          <w:numId w:val="2"/>
        </w:numPr>
        <w:tabs>
          <w:tab w:val="left" w:pos="540" w:leader="none"/>
          <w:tab w:val="left" w:pos="720" w:leader="none"/>
        </w:tabs>
        <w:spacing w:lineRule="auto" w:line="264" w:before="0" w:after="58"/>
        <w:ind w:left="547" w:hanging="360"/>
        <w:rPr/>
      </w:pPr>
      <w:bookmarkStart w:id="0" w:name="__DdeLink__1349_2089750562"/>
      <w:bookmarkEnd w:id="0"/>
      <w:r>
        <w:rPr>
          <w:rFonts w:cs="Calibri" w:ascii="Calibri" w:hAnsi="Calibri" w:asciiTheme="minorHAnsi" w:cstheme="minorHAnsi" w:hAnsiTheme="minorHAnsi"/>
          <w:sz w:val="22"/>
          <w:lang w:val="en-GB"/>
        </w:rPr>
        <w:t>Created and implemented data visualisation as well helped completing research project in Market Research Analyst SME capacity.</w:t>
      </w:r>
    </w:p>
    <w:p>
      <w:pPr>
        <w:pStyle w:val="Normal"/>
        <w:spacing w:lineRule="auto" w:line="264" w:before="240" w:after="0"/>
        <w:jc w:val="center"/>
        <w:rPr/>
      </w:pPr>
      <w:r>
        <w:rPr>
          <w:rFonts w:cs="Calibri" w:ascii="Calibri" w:hAnsi="Calibri" w:asciiTheme="minorHAnsi" w:cstheme="minorHAnsi" w:hAnsiTheme="minorHAnsi"/>
          <w:b/>
          <w:caps/>
          <w:sz w:val="22"/>
          <w:lang w:val="en-GB"/>
        </w:rPr>
        <w:t>MarketING MANAGER,</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August 2013 to December 2014, Appoteka, Ljubljana, Slovenia</w:t>
      </w:r>
    </w:p>
    <w:p>
      <w:pPr>
        <w:pStyle w:val="Normal"/>
        <w:spacing w:lineRule="auto" w:line="264" w:before="0" w:after="0"/>
        <w:jc w:val="center"/>
        <w:rPr/>
      </w:pPr>
      <w:r>
        <w:rPr>
          <w:rFonts w:cs="Calibri" w:ascii="Calibri" w:hAnsi="Calibri" w:asciiTheme="minorHAnsi" w:cstheme="minorHAnsi" w:hAnsiTheme="minorHAnsi"/>
          <w:i/>
          <w:sz w:val="22"/>
          <w:lang w:val="en-GB"/>
        </w:rPr>
        <w:t>E-commerce</w:t>
      </w:r>
      <w:ins w:id="8" w:author="Unknown Author" w:date="2017-02-02T16:13:00Z">
        <w:r>
          <w:rPr>
            <w:rFonts w:cs="Calibri" w:ascii="Calibri" w:hAnsi="Calibri" w:asciiTheme="minorHAnsi" w:cstheme="minorHAnsi" w:hAnsiTheme="minorHAnsi"/>
            <w:i/>
            <w:sz w:val="22"/>
            <w:lang w:val="en-GB"/>
          </w:rPr>
          <w:t xml:space="preserve"> </w:t>
        </w:r>
      </w:ins>
      <w:ins w:id="9" w:author="Unknown Author" w:date="2017-02-02T16:13:00Z">
        <w:r>
          <w:rPr>
            <w:rFonts w:cs="Calibri" w:ascii="Calibri" w:hAnsi="Calibri" w:asciiTheme="minorHAnsi" w:cstheme="minorHAnsi" w:hAnsiTheme="minorHAnsi"/>
            <w:i/>
            <w:sz w:val="22"/>
            <w:lang w:val="en-GB"/>
          </w:rPr>
          <w:t>platform,</w:t>
        </w:r>
      </w:ins>
      <w:r>
        <w:rPr>
          <w:rFonts w:cs="Calibri" w:ascii="Calibri" w:hAnsi="Calibri" w:asciiTheme="minorHAnsi" w:cstheme="minorHAnsi" w:hAnsiTheme="minorHAnsi"/>
          <w:i/>
          <w:sz w:val="22"/>
          <w:lang w:val="en-GB"/>
        </w:rPr>
        <w:t xml:space="preserve"> web applications development and consulting company.</w:t>
      </w:r>
    </w:p>
    <w:p>
      <w:pPr>
        <w:pStyle w:val="Normal"/>
        <w:spacing w:lineRule="auto" w:line="264" w:before="0" w:after="0"/>
        <w:jc w:val="center"/>
        <w:rPr>
          <w:rFonts w:ascii="Calibri" w:hAnsi="Calibri" w:cs="Calibri" w:asciiTheme="minorHAnsi" w:cstheme="minorHAnsi" w:hAnsiTheme="minorHAnsi"/>
          <w:i/>
          <w:i/>
          <w:sz w:val="22"/>
          <w:lang w:val="en-GB"/>
        </w:rPr>
      </w:pPr>
      <w:r>
        <w:rPr/>
      </w:r>
    </w:p>
    <w:p>
      <w:pPr>
        <w:pStyle w:val="Normal"/>
        <w:spacing w:lineRule="auto" w:line="264" w:before="0" w:after="58"/>
        <w:jc w:val="both"/>
        <w:rPr/>
      </w:pPr>
      <w:r>
        <w:rPr>
          <w:rFonts w:cs="Calibri" w:ascii="Calibri" w:hAnsi="Calibri" w:asciiTheme="minorHAnsi" w:cstheme="minorHAnsi" w:hAnsiTheme="minorHAnsi"/>
          <w:sz w:val="22"/>
          <w:lang w:val="en-GB"/>
        </w:rPr>
        <w:t>Planned, directed, and coordinated implementation of marketing strategies.</w:t>
      </w:r>
      <w:r>
        <w:rPr>
          <w:rFonts w:cs="Calibri" w:ascii="Calibri" w:hAnsi="Calibri" w:asciiTheme="minorHAnsi" w:cstheme="minorHAnsi" w:hAnsiTheme="minorHAnsi"/>
          <w:b/>
          <w:bCs/>
          <w:color w:val="006600"/>
          <w:sz w:val="22"/>
          <w:lang w:val="en-GB"/>
        </w:rPr>
        <w:t xml:space="preserve"> </w:t>
      </w:r>
      <w:r>
        <w:rPr>
          <w:rFonts w:cs="Calibri" w:ascii="Calibri" w:hAnsi="Calibri" w:asciiTheme="minorHAnsi" w:cstheme="minorHAnsi" w:hAnsiTheme="minorHAnsi"/>
          <w:sz w:val="22"/>
          <w:lang w:val="en-GB"/>
        </w:rPr>
        <w:t>Oversaw product development and marketing trends monitoring to identify needs for developing product ranges. Managed SEO projects.</w:t>
      </w:r>
    </w:p>
    <w:p>
      <w:pPr>
        <w:pStyle w:val="Normal"/>
        <w:numPr>
          <w:ilvl w:val="0"/>
          <w:numId w:val="2"/>
        </w:numPr>
        <w:tabs>
          <w:tab w:val="left" w:pos="540" w:leader="none"/>
          <w:tab w:val="left" w:pos="720" w:leader="none"/>
        </w:tabs>
        <w:spacing w:lineRule="auto" w:line="264" w:before="0" w:after="58"/>
        <w:ind w:left="547" w:hanging="360"/>
        <w:jc w:val="left"/>
        <w:rPr/>
      </w:pPr>
      <w:r>
        <w:rPr>
          <w:rFonts w:cs="Calibri" w:ascii="Calibri" w:hAnsi="Calibri" w:asciiTheme="minorHAnsi" w:cstheme="minorHAnsi" w:hAnsiTheme="minorHAnsi"/>
          <w:color w:val="00000A"/>
          <w:sz w:val="22"/>
          <w:lang w:val="en-GB"/>
        </w:rPr>
        <w:t>Successfully managed online and offline presence of start-up SaaS company and its flagship product, the e-commerce platform Shopamine.</w:t>
      </w:r>
    </w:p>
    <w:p>
      <w:pPr>
        <w:pStyle w:val="Normal"/>
        <w:numPr>
          <w:ilvl w:val="0"/>
          <w:numId w:val="2"/>
        </w:numPr>
        <w:tabs>
          <w:tab w:val="left" w:pos="540" w:leader="none"/>
          <w:tab w:val="left" w:pos="720" w:leader="none"/>
        </w:tabs>
        <w:spacing w:lineRule="auto" w:line="264" w:before="0" w:after="58"/>
        <w:ind w:left="547" w:hanging="360"/>
        <w:jc w:val="left"/>
        <w:rPr/>
      </w:pPr>
      <w:r>
        <w:rPr>
          <w:rFonts w:cs="Calibri" w:ascii="Calibri" w:hAnsi="Calibri" w:asciiTheme="minorHAnsi" w:cstheme="minorHAnsi" w:hAnsiTheme="minorHAnsi"/>
          <w:color w:val="00000A"/>
          <w:sz w:val="22"/>
          <w:lang w:val="en-GB"/>
        </w:rPr>
        <w:t>Determined and developed customized SaaS KPIs and built business intelligence tools.</w:t>
      </w:r>
    </w:p>
    <w:p>
      <w:pPr>
        <w:pStyle w:val="Normal"/>
        <w:numPr>
          <w:ilvl w:val="0"/>
          <w:numId w:val="2"/>
        </w:numPr>
        <w:tabs>
          <w:tab w:val="left" w:pos="540" w:leader="none"/>
          <w:tab w:val="left" w:pos="720" w:leader="none"/>
        </w:tabs>
        <w:spacing w:lineRule="auto" w:line="264" w:before="0" w:after="58"/>
        <w:ind w:left="547" w:hanging="360"/>
        <w:jc w:val="left"/>
        <w:rPr>
          <w:rFonts w:ascii="Calibri" w:hAnsi="Calibri" w:cs="Calibri" w:asciiTheme="minorHAnsi" w:cstheme="minorHAnsi" w:hAnsiTheme="minorHAnsi"/>
          <w:color w:val="00000A"/>
          <w:sz w:val="22"/>
          <w:lang w:val="en-GB"/>
        </w:rPr>
      </w:pPr>
      <w:r>
        <w:rPr>
          <w:rFonts w:cs="Calibri" w:ascii="Calibri" w:hAnsi="Calibri" w:asciiTheme="minorHAnsi" w:cstheme="minorHAnsi" w:hAnsiTheme="minorHAnsi"/>
          <w:color w:val="00000A"/>
          <w:sz w:val="22"/>
          <w:lang w:val="en-GB"/>
        </w:rPr>
        <w:t xml:space="preserve">Developed and managed company website and its content. </w:t>
      </w:r>
    </w:p>
    <w:p>
      <w:pPr>
        <w:pStyle w:val="Normal"/>
        <w:spacing w:lineRule="auto" w:line="264" w:before="360" w:after="0"/>
        <w:jc w:val="center"/>
        <w:rPr/>
      </w:pPr>
      <w:r>
        <w:rPr>
          <w:rFonts w:cs="Calibri" w:ascii="Calibri" w:hAnsi="Calibri" w:asciiTheme="minorHAnsi" w:cstheme="minorHAnsi" w:hAnsiTheme="minorHAnsi"/>
          <w:b/>
          <w:caps/>
          <w:sz w:val="22"/>
          <w:lang w:val="en-GB"/>
        </w:rPr>
        <w:t>Sales Manager,</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October 2011 to November 2012, VALICON, Ljubljana, Slovenia</w:t>
      </w:r>
    </w:p>
    <w:p>
      <w:pPr>
        <w:pStyle w:val="Normal"/>
        <w:spacing w:lineRule="auto" w:line="264" w:before="0" w:after="0"/>
        <w:jc w:val="center"/>
        <w:rPr/>
      </w:pPr>
      <w:r>
        <w:rPr>
          <w:rFonts w:cs="Calibri" w:ascii="Calibri" w:hAnsi="Calibri" w:asciiTheme="minorHAnsi" w:cstheme="minorHAnsi" w:hAnsiTheme="minorHAnsi"/>
          <w:i/>
          <w:sz w:val="22"/>
          <w:lang w:val="en-GB"/>
        </w:rPr>
        <w:t>Marketing consulting and marketing research company.</w:t>
      </w:r>
    </w:p>
    <w:p>
      <w:pPr>
        <w:pStyle w:val="Normal"/>
        <w:spacing w:lineRule="auto" w:line="264" w:before="0" w:after="58"/>
        <w:jc w:val="both"/>
        <w:rPr/>
      </w:pPr>
      <w:r>
        <w:rPr>
          <w:rFonts w:cs="Calibri" w:ascii="Calibri" w:hAnsi="Calibri" w:asciiTheme="minorHAnsi" w:cstheme="minorHAnsi" w:hAnsiTheme="minorHAnsi"/>
          <w:sz w:val="22"/>
          <w:lang w:val="en-GB"/>
        </w:rPr>
        <w:t xml:space="preserve">Developed and implemented strategic marketing plans, sales plans, and forecasts to help companies achieve core objectives around their products and services. Manage </w:t>
      </w:r>
      <w:r>
        <w:rPr>
          <w:rFonts w:cs="Calibri" w:ascii="Calibri" w:hAnsi="Calibri" w:asciiTheme="minorHAnsi" w:cstheme="minorHAnsi" w:hAnsiTheme="minorHAnsi"/>
          <w:b w:val="false"/>
          <w:bCs w:val="false"/>
          <w:color w:val="00000A"/>
          <w:sz w:val="22"/>
          <w:lang w:val="en-GB"/>
        </w:rPr>
        <w:t xml:space="preserve">50+ </w:t>
      </w:r>
      <w:r>
        <w:rPr>
          <w:rFonts w:cs="Calibri" w:ascii="Calibri" w:hAnsi="Calibri" w:asciiTheme="minorHAnsi" w:cstheme="minorHAnsi" w:hAnsiTheme="minorHAnsi"/>
          <w:sz w:val="22"/>
          <w:lang w:val="en-GB"/>
        </w:rPr>
        <w:t xml:space="preserve">accounts from pursuing new business opportunities to up- and cross-selling. Consistently </w:t>
      </w:r>
      <w:r>
        <w:rPr>
          <w:rFonts w:cs="Calibri" w:ascii="Calibri" w:hAnsi="Calibri" w:asciiTheme="minorHAnsi" w:cstheme="minorHAnsi" w:hAnsiTheme="minorHAnsi"/>
          <w:color w:val="00000A"/>
          <w:sz w:val="22"/>
          <w:lang w:val="en-GB"/>
        </w:rPr>
        <w:t>exceeded targe</w:t>
      </w:r>
      <w:r>
        <w:rPr>
          <w:rFonts w:cs="Calibri" w:ascii="Calibri" w:hAnsi="Calibri" w:asciiTheme="minorHAnsi" w:cstheme="minorHAnsi" w:hAnsiTheme="minorHAnsi"/>
          <w:sz w:val="22"/>
          <w:lang w:val="en-GB"/>
        </w:rPr>
        <w:t>ts. Trained and supported other Sales Managers.</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Managed sales of IBM SPSS analytical tools in</w:t>
      </w:r>
      <w:commentRangeStart w:id="4"/>
      <w:r>
        <w:rPr>
          <w:rFonts w:cs="Calibri" w:ascii="Calibri" w:hAnsi="Calibri" w:asciiTheme="minorHAnsi" w:cstheme="minorHAnsi" w:hAnsiTheme="minorHAnsi"/>
          <w:sz w:val="22"/>
          <w:lang w:val="en-GB"/>
        </w:rPr>
        <w:t xml:space="preserve"> six former Yugoslavia countries.</w:t>
      </w:r>
      <w:ins w:id="11" w:author="Unknown Author" w:date="2017-02-02T16:14:00Z">
        <w:commentRangeEnd w:id="4"/>
        <w:r>
          <w:commentReference w:id="4"/>
        </w:r>
        <w:r>
          <w:rPr>
            <w:rFonts w:cs="Calibri" w:ascii="Calibri" w:hAnsi="Calibri" w:asciiTheme="minorHAnsi" w:cstheme="minorHAnsi" w:hAnsiTheme="minorHAnsi"/>
            <w:sz w:val="22"/>
            <w:lang w:val="en-GB"/>
          </w:rPr>
        </w:r>
      </w:ins>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 xml:space="preserve">Initiated, planned, coordinated and oversaw all marketing and PR actions for IBM SPSS and MOSS on behalf of the company, including Valicon Knowledge Club (VKC) conferences in 4 countries </w:t>
      </w:r>
      <w:r>
        <w:rPr>
          <w:rFonts w:eastAsia="Times New Roman" w:cs="Calibri" w:ascii="Calibri" w:hAnsi="Calibri" w:asciiTheme="minorHAnsi" w:cstheme="minorHAnsi" w:hAnsiTheme="minorHAnsi"/>
          <w:color w:val="00000A"/>
          <w:sz w:val="22"/>
          <w:szCs w:val="20"/>
          <w:lang w:val="en-GB" w:eastAsia="en-US" w:bidi="ar-SA"/>
        </w:rPr>
        <w:t>(</w:t>
      </w:r>
      <w:r>
        <w:rPr>
          <w:rFonts w:eastAsia="Times New Roman" w:cs="Calibri" w:ascii="Calibri" w:hAnsi="Calibri" w:asciiTheme="minorHAnsi" w:cstheme="minorHAnsi" w:hAnsiTheme="minorHAnsi"/>
          <w:b w:val="false"/>
          <w:i w:val="false"/>
          <w:strike w:val="false"/>
          <w:dstrike w:val="false"/>
          <w:outline w:val="false"/>
          <w:shadow w:val="false"/>
          <w:color w:val="00000A"/>
          <w:spacing w:val="0"/>
          <w:sz w:val="22"/>
          <w:szCs w:val="20"/>
          <w:u w:val="none"/>
          <w:em w:val="none"/>
          <w:lang w:val="en-GB" w:eastAsia="en-US" w:bidi="ar-SA"/>
        </w:rPr>
        <w:t>Slovenia, Croatia, Bosnia and Herzegovina, Serbia), with 500+ attendees.</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Developed and implemented analitika.valicon.net, a business and predictive analytics website.</w:t>
      </w:r>
    </w:p>
    <w:p>
      <w:pPr>
        <w:pStyle w:val="Normal"/>
        <w:numPr>
          <w:ilvl w:val="0"/>
          <w:numId w:val="2"/>
        </w:numPr>
        <w:tabs>
          <w:tab w:val="left" w:pos="540" w:leader="none"/>
          <w:tab w:val="left" w:pos="720" w:leader="none"/>
        </w:tabs>
        <w:spacing w:lineRule="auto" w:line="264" w:before="0" w:after="58"/>
        <w:ind w:left="547" w:hanging="360"/>
        <w:rPr/>
      </w:pPr>
      <w:r>
        <w:rPr>
          <w:rFonts w:cs="Calibri" w:ascii="Calibri" w:hAnsi="Calibri" w:asciiTheme="minorHAnsi" w:cstheme="minorHAnsi" w:hAnsiTheme="minorHAnsi"/>
          <w:sz w:val="22"/>
          <w:lang w:val="en-GB"/>
        </w:rPr>
        <w:t xml:space="preserve">Liaised and strengthened business partnerships for the company. Triggered creation of IKT Klub, the first continuous online access panel of ICT experts in Slovenia with consulting services for vendors and end-users. </w:t>
      </w:r>
    </w:p>
    <w:p>
      <w:pPr>
        <w:pStyle w:val="Normal"/>
        <w:tabs>
          <w:tab w:val="left" w:pos="540" w:leader="none"/>
          <w:tab w:val="left" w:pos="720" w:leader="none"/>
        </w:tabs>
        <w:spacing w:lineRule="auto" w:line="264" w:before="240" w:after="0"/>
        <w:ind w:hanging="0"/>
        <w:jc w:val="center"/>
        <w:rPr/>
      </w:pPr>
      <w:r>
        <w:rPr>
          <w:rFonts w:cs="Calibri" w:ascii="Calibri" w:hAnsi="Calibri" w:asciiTheme="minorHAnsi" w:cstheme="minorHAnsi" w:hAnsiTheme="minorHAnsi"/>
          <w:i/>
          <w:sz w:val="22"/>
          <w:lang w:val="en-GB"/>
        </w:rPr>
        <w:t xml:space="preserve">Previous experience includes </w:t>
      </w:r>
      <w:r>
        <w:rPr>
          <w:rFonts w:cs="Calibri" w:ascii="Calibri" w:hAnsi="Calibri" w:asciiTheme="minorHAnsi" w:cstheme="minorHAnsi" w:hAnsiTheme="minorHAnsi"/>
          <w:b/>
          <w:bCs/>
          <w:i/>
          <w:sz w:val="22"/>
          <w:lang w:val="en-GB"/>
        </w:rPr>
        <w:t xml:space="preserve">Country Manager and Senior Research </w:t>
      </w:r>
      <w:r>
        <w:rPr>
          <w:rFonts w:cs="Calibri" w:ascii="Calibri" w:hAnsi="Calibri" w:asciiTheme="minorHAnsi" w:cstheme="minorHAnsi" w:hAnsiTheme="minorHAnsi"/>
          <w:b w:val="false"/>
          <w:bCs w:val="false"/>
          <w:i/>
          <w:sz w:val="22"/>
          <w:lang w:val="en-GB"/>
        </w:rPr>
        <w:t>Manager role</w:t>
        <w:br/>
        <w:t>with International Data Corporation (IDC Adriatic), Ljubljana, Slovenia.</w:t>
      </w:r>
    </w:p>
    <w:p>
      <w:pPr>
        <w:pStyle w:val="TextBody"/>
        <w:rPr>
          <w:rFonts w:ascii="Trebuchet MS" w:hAnsi="Trebuchet MS" w:eastAsia="Times New Roman" w:cs="Times New Roman"/>
          <w:color w:val="00000A"/>
          <w:sz w:val="24"/>
          <w:szCs w:val="20"/>
          <w:lang w:val="en-GB" w:eastAsia="en-US" w:bidi="ar-SA"/>
        </w:rPr>
      </w:pPr>
      <w:r>
        <w:rPr>
          <w:rFonts w:eastAsia="Times New Roman" w:cs="Times New Roman" w:ascii="Trebuchet MS" w:hAnsi="Trebuchet MS"/>
          <w:color w:val="00000A"/>
          <w:sz w:val="24"/>
          <w:szCs w:val="20"/>
          <w:lang w:val="en-GB" w:eastAsia="en-US" w:bidi="ar-SA"/>
        </w:rPr>
      </w:r>
    </w:p>
    <w:p>
      <w:pPr>
        <w:pStyle w:val="Normal"/>
        <w:pBdr>
          <w:top w:val="single" w:sz="8" w:space="8" w:color="00000A"/>
        </w:pBdr>
        <w:spacing w:lineRule="auto" w:line="264" w:before="0" w:after="120"/>
        <w:jc w:val="center"/>
        <w:rPr/>
      </w:pPr>
      <w:commentRangeStart w:id="5"/>
      <w:r>
        <w:rPr>
          <w:rFonts w:eastAsia="MS Mincho" w:cs="Calibri" w:ascii="Calibri" w:hAnsi="Calibri" w:asciiTheme="majorHAnsi" w:cstheme="majorHAnsi" w:hAnsiTheme="majorHAnsi"/>
          <w:b/>
          <w:spacing w:val="4"/>
          <w:sz w:val="30"/>
          <w:szCs w:val="30"/>
          <w:lang w:val="en-GB"/>
        </w:rPr>
        <w:t>Educational Background</w:t>
      </w:r>
      <w:ins w:id="12" w:author="Unknown Author" w:date="2017-02-02T16:15:00Z">
        <w:commentRangeEnd w:id="5"/>
        <w:r>
          <w:commentReference w:id="5"/>
        </w:r>
        <w:r>
          <w:rPr>
            <w:rFonts w:eastAsia="MS Mincho" w:cs="Calibri" w:ascii="Calibri" w:hAnsi="Calibri" w:asciiTheme="majorHAnsi" w:cstheme="majorHAnsi" w:hAnsiTheme="majorHAnsi"/>
            <w:b/>
            <w:spacing w:val="4"/>
            <w:sz w:val="30"/>
            <w:szCs w:val="30"/>
            <w:lang w:val="en-GB"/>
          </w:rPr>
        </w:r>
      </w:ins>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Master of Business Administration (MBA), </w:t>
      </w:r>
      <w:r>
        <w:rPr>
          <w:rFonts w:cs="Calibri" w:ascii="Calibri" w:hAnsi="Calibri" w:asciiTheme="minorHAnsi" w:cstheme="minorHAnsi" w:hAnsiTheme="minorHAnsi"/>
          <w:b w:val="false"/>
          <w:bCs w:val="false"/>
          <w:sz w:val="22"/>
          <w:lang w:val="en-GB"/>
        </w:rPr>
        <w:t xml:space="preserve">2009, </w:t>
      </w:r>
      <w:r>
        <w:rPr>
          <w:rFonts w:cs="Calibri" w:ascii="Calibri" w:hAnsi="Calibri" w:asciiTheme="minorHAnsi" w:cstheme="minorHAnsi" w:hAnsiTheme="minorHAnsi"/>
          <w:sz w:val="22"/>
          <w:lang w:val="en-GB"/>
        </w:rPr>
        <w:t>Cotrugli Business School, Zagreb, Croatia</w:t>
      </w:r>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Bachelor of Science in Technology, </w:t>
      </w:r>
      <w:r>
        <w:rPr>
          <w:rFonts w:cs="Calibri" w:ascii="Calibri" w:hAnsi="Calibri" w:asciiTheme="minorHAnsi" w:cstheme="minorHAnsi" w:hAnsiTheme="minorHAnsi"/>
          <w:b w:val="false"/>
          <w:bCs w:val="false"/>
          <w:sz w:val="22"/>
          <w:lang w:val="en-GB"/>
        </w:rPr>
        <w:t>2009, Open University, Newcastle-upon-Tyne, United Kingdom</w:t>
      </w:r>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Diploma in Systems Practice, </w:t>
      </w:r>
      <w:r>
        <w:rPr>
          <w:rFonts w:cs="Calibri" w:ascii="Calibri" w:hAnsi="Calibri" w:asciiTheme="minorHAnsi" w:cstheme="minorHAnsi" w:hAnsiTheme="minorHAnsi"/>
          <w:b w:val="false"/>
          <w:bCs w:val="false"/>
          <w:sz w:val="22"/>
          <w:lang w:val="en-GB"/>
        </w:rPr>
        <w:t>2007, Open University, Newcastle-upon-Tyne, United Kingdom</w:t>
      </w:r>
    </w:p>
    <w:p>
      <w:pPr>
        <w:pStyle w:val="Normal"/>
        <w:widowControl w:val="false"/>
        <w:spacing w:lineRule="auto" w:line="264" w:before="240" w:after="0"/>
        <w:jc w:val="center"/>
        <w:rPr/>
      </w:pPr>
      <w:r>
        <w:rPr>
          <w:rFonts w:cs="Calibri" w:ascii="Calibri" w:hAnsi="Calibri" w:asciiTheme="minorHAnsi" w:cstheme="minorHAnsi" w:hAnsiTheme="minorHAnsi"/>
          <w:b w:val="false"/>
          <w:bCs w:val="false"/>
          <w:sz w:val="22"/>
          <w:lang w:val="en-GB"/>
        </w:rPr>
        <w:t>Certified Google AdWords Professional  |  IBM Certified Associate in SPSS Modeler Data Mining</w:t>
        <w:br/>
        <w:t>IBM Certified Associate in SPSS Modeler Data Analysis  |  EUCIP Certificate</w:t>
      </w:r>
    </w:p>
    <w:sectPr>
      <w:headerReference w:type="even" r:id="rId4"/>
      <w:headerReference w:type="default" r:id="rId5"/>
      <w:footerReference w:type="even" r:id="rId6"/>
      <w:footerReference w:type="default" r:id="rId7"/>
      <w:type w:val="nextPage"/>
      <w:pgSz w:w="11906" w:h="16838"/>
      <w:pgMar w:left="1440" w:right="1440" w:header="1440" w:top="1497" w:footer="0" w:bottom="1440" w:gutter="0"/>
      <w:pgNumType w:fmt="decimal"/>
      <w:formProt w:val="false"/>
      <w:textDirection w:val="lrTb"/>
      <w:docGrid w:type="default" w:linePitch="360"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17-02-02T16:16:49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 w:val="20"/>
          <w:szCs w:val="20"/>
          <w:u w:val="none"/>
          <w:vertAlign w:val="baseline"/>
          <w:em w:val="none"/>
          <w:lang w:val="en-GB" w:eastAsia="en-US" w:bidi="ar-SA"/>
        </w:rPr>
        <w:t xml:space="preserve">Not sure, but this seems a bit out of place here. I doubt people are so interested in knowing what tools I can use that the list should be included in the first paragraph? </w:t>
      </w:r>
    </w:p>
  </w:comment>
  <w:comment w:id="1" w:author="Unknown Author" w:date="2017-02-02T16:42:00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Would it be worth mentioning I’m the owner and MD of this company since beginning of 2009?</w:t>
      </w:r>
    </w:p>
  </w:comment>
  <w:comment w:id="2" w:author="Unknown Author" w:date="2017-02-02T16:09:50Z" w:initials="">
    <w:p>
      <w:r>
        <w:rPr>
          <w:rFonts w:ascii="Times New Roman" w:hAnsi="Times New Roman" w:cs="Times New Roman" w:eastAsia="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val="en-GB" w:eastAsia="en-US" w:bidi="ar-SA"/>
        </w:rPr>
        <w:t xml:space="preserve">Company deals with digital publishing, NOT pricing, packaging etc. </w:t>
      </w:r>
      <w:r>
        <w:rPr>
          <w:rFonts w:ascii="Times New Roman" w:hAnsi="Times New Roman" w:cs="Times New Roman" w:eastAsia="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val="en-GB" w:eastAsia="en-US" w:bidi="ar-SA"/>
        </w:rPr>
      </w:r>
      <w:r>
        <w:rPr>
          <w:rFonts w:ascii="Times New Roman" w:hAnsi="Times New Roman" w:cs="Times New Roman" w:eastAsia="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val="en-GB" w:eastAsia="en-US" w:bidi="ar-SA"/>
        </w:rPr>
        <w:t xml:space="preserve">It was I who advised them in regards to THEIR pricing and packaging strategy for THEIR SaaS product, as well as developed KPIs on which the former were developed. </w:t>
      </w:r>
    </w:p>
  </w:comment>
  <w:comment w:id="3" w:author="Unknown Author" w:date="2017-02-02T16:12:12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eastAsia="en-US" w:val="en-GB" w:bidi="ar-SA"/>
        </w:rPr>
        <w:t>Take a look at. Montclare.com please</w:t>
      </w:r>
      <w:r>
        <w:rPr>
          <w:rFonts w:eastAsia="Times New Roman" w:cs="Times New Roman" w:ascii="Times New Roman" w:hAnsi="Times New Roman"/>
          <w:b/>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eastAsia="en-US" w:val="en-GB" w:bidi="ar-SA"/>
        </w:rPr>
        <w:t>.</w:t>
      </w:r>
    </w:p>
  </w:comment>
  <w:comment w:id="4" w:author="Unknown Author" w:date="2017-02-02T16:14:20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We said we were going to keep only “six countries”, didn’t we?</w:t>
      </w:r>
    </w:p>
  </w:comment>
  <w:comment w:id="5" w:author="Unknown Author" w:date="2017-02-02T16:15:28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What about languages?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Tahoma">
    <w:charset w:val="01"/>
    <w:family w:val="roman"/>
    <w:pitch w:val="variable"/>
  </w:font>
  <w:font w:name="Trebuchet MS">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Fonts w:cs="Calibri" w:ascii="Calibri" w:hAnsi="Calibri" w:asciiTheme="minorHAnsi" w:cstheme="minorHAnsi" w:hAnsiTheme="minorHAnsi"/>
        <w:i/>
        <w:iCs/>
        <w:sz w:val="20"/>
      </w:rPr>
      <w:t>Continued…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5000" w:type="pct"/>
      <w:jc w:val="left"/>
      <w:tblInd w:w="0" w:type="dxa"/>
      <w:tblCellMar>
        <w:top w:w="0" w:type="dxa"/>
        <w:left w:w="118" w:type="dxa"/>
        <w:bottom w:w="0" w:type="dxa"/>
        <w:right w:w="108" w:type="dxa"/>
      </w:tblCellMar>
    </w:tblPr>
    <w:tblGrid>
      <w:gridCol w:w="4540"/>
      <w:gridCol w:w="4485"/>
    </w:tblGrid>
    <w:tr>
      <w:trPr/>
      <w:tc>
        <w:tcPr>
          <w:tcW w:w="4540" w:type="dxa"/>
          <w:tcBorders>
            <w:top w:val="nil"/>
            <w:left w:val="nil"/>
            <w:bottom w:val="nil"/>
            <w:right w:val="nil"/>
            <w:insideH w:val="nil"/>
            <w:insideV w:val="nil"/>
          </w:tcBorders>
          <w:shd w:fill="auto" w:val="clear"/>
        </w:tcPr>
        <w:p>
          <w:pPr>
            <w:pStyle w:val="Normal"/>
            <w:spacing w:lineRule="auto" w:line="264"/>
            <w:rPr/>
          </w:pPr>
          <w:r>
            <w:rPr>
              <w:rFonts w:cs="Calibri" w:ascii="Calibri" w:hAnsi="Calibri" w:cstheme="majorHAnsi"/>
              <w:color w:val="00000A"/>
              <w:spacing w:val="20"/>
              <w:sz w:val="44"/>
              <w:szCs w:val="40"/>
              <w:lang w:val="en-GB"/>
            </w:rPr>
            <w:t>Boštjan Klajnščak</w:t>
          </w:r>
        </w:p>
      </w:tc>
      <w:tc>
        <w:tcPr>
          <w:tcW w:w="4485" w:type="dxa"/>
          <w:tcBorders>
            <w:top w:val="nil"/>
            <w:left w:val="nil"/>
            <w:bottom w:val="nil"/>
            <w:right w:val="nil"/>
            <w:insideH w:val="nil"/>
            <w:insideV w:val="nil"/>
          </w:tcBorders>
          <w:shd w:fill="auto" w:val="clear"/>
        </w:tcPr>
        <w:p>
          <w:pPr>
            <w:pStyle w:val="Normal"/>
            <w:spacing w:lineRule="auto" w:line="264"/>
            <w:jc w:val="right"/>
            <w:rPr>
              <w:rFonts w:ascii="Calibri" w:hAnsi="Calibri" w:cs="Calibri" w:asciiTheme="minorHAnsi" w:cstheme="minorHAnsi" w:hAnsiTheme="minorHAnsi"/>
              <w:sz w:val="20"/>
            </w:rPr>
          </w:pPr>
          <w:r>
            <w:rPr>
              <w:rFonts w:cs="Calibri" w:ascii="Calibri" w:hAnsi="Calibri" w:asciiTheme="minorHAnsi" w:cstheme="minorHAnsi" w:hAnsiTheme="minorHAnsi"/>
              <w:sz w:val="20"/>
            </w:rPr>
            <w:t>Page Two</w:t>
          </w:r>
        </w:p>
      </w:tc>
    </w:tr>
  </w:tbl>
  <w:p>
    <w:pPr>
      <w:pStyle w:val="Header"/>
      <w:jc w:val="center"/>
      <w:rPr>
        <w:rFonts w:ascii="Calibri" w:hAnsi="Calibri" w:eastAsia="Times New Roman" w:cs="Calibri" w:asciiTheme="minorHAnsi" w:cstheme="minorHAnsi" w:hAnsiTheme="minorHAnsi"/>
        <w:color w:val="00000A"/>
        <w:sz w:val="20"/>
        <w:szCs w:val="20"/>
        <w:lang w:val="en-US" w:eastAsia="en-US" w:bidi="ar-SA"/>
      </w:rPr>
    </w:pPr>
    <w:r>
      <w:rPr>
        <w:rFonts w:eastAsia="Times New Roman" w:cs="Calibri" w:cstheme="minorHAnsi" w:ascii="Calibri" w:hAnsi="Calibri"/>
        <w:color w:val="00000A"/>
        <w:sz w:val="20"/>
        <w:szCs w:val="20"/>
        <w:lang w:val="en-US" w:eastAsia="en-US" w:bidi="ar-SA"/>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sz w:val="22"/>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360" w:hanging="360"/>
      </w:pPr>
      <w:rPr>
        <w:rFonts w:ascii="Symbol" w:hAnsi="Symbol" w:cs="Symbol" w:hint="default"/>
        <w:sz w:val="22"/>
        <w:szCs w:val="16"/>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720"/>
  <w:autoHyphenation w:val="fals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de0b0e"/>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paragraph" w:styleId="Heading1">
    <w:name w:val="Heading 1"/>
    <w:basedOn w:val="Heading"/>
    <w:qFormat/>
    <w:pPr/>
    <w:rPr/>
  </w:style>
  <w:style w:type="paragraph" w:styleId="Heading2">
    <w:name w:val="Heading 2"/>
    <w:basedOn w:val="Normal"/>
    <w:next w:val="Normal"/>
    <w:qFormat/>
    <w:rsid w:val="00657d69"/>
    <w:pPr>
      <w:keepNext/>
      <w:jc w:val="center"/>
      <w:outlineLvl w:val="1"/>
    </w:pPr>
    <w:rPr>
      <w:b/>
    </w:rPr>
  </w:style>
  <w:style w:type="paragraph" w:styleId="Heading3">
    <w:name w:val="Heading 3"/>
    <w:basedOn w:val="Heading"/>
    <w:qFormat/>
    <w:pPr/>
    <w:rPr/>
  </w:style>
  <w:style w:type="paragraph" w:styleId="Heading7">
    <w:name w:val="Heading 7"/>
    <w:basedOn w:val="Normal"/>
    <w:next w:val="Normal"/>
    <w:qFormat/>
    <w:rsid w:val="00a1645b"/>
    <w:pPr>
      <w:spacing w:before="240" w:after="60"/>
      <w:outlineLvl w:val="6"/>
    </w:pPr>
    <w:rPr>
      <w:szCs w:val="24"/>
    </w:rPr>
  </w:style>
  <w:style w:type="character" w:styleId="DefaultParagraphFont" w:default="1">
    <w:name w:val="Default Paragraph Font"/>
    <w:uiPriority w:val="1"/>
    <w:semiHidden/>
    <w:unhideWhenUsed/>
    <w:qFormat/>
    <w:rPr/>
  </w:style>
  <w:style w:type="character" w:styleId="InternetLink">
    <w:name w:val="Internet Link"/>
    <w:basedOn w:val="DefaultParagraphFont"/>
    <w:rsid w:val="003450a5"/>
    <w:rPr>
      <w:color w:val="0000FF"/>
      <w:u w:val="single"/>
      <w:lang w:val="zxx" w:eastAsia="zxx" w:bidi="zxx"/>
    </w:rPr>
  </w:style>
  <w:style w:type="character" w:styleId="Annotationreference">
    <w:name w:val="annotation reference"/>
    <w:basedOn w:val="DefaultParagraphFont"/>
    <w:semiHidden/>
    <w:qFormat/>
    <w:rsid w:val="00f125d8"/>
    <w:rPr>
      <w:sz w:val="16"/>
      <w:szCs w:val="16"/>
    </w:rPr>
  </w:style>
  <w:style w:type="character" w:styleId="ListLabel1">
    <w:name w:val="ListLabel 1"/>
    <w:qFormat/>
    <w:rPr>
      <w:color w:val="00000A"/>
    </w:rPr>
  </w:style>
  <w:style w:type="character" w:styleId="ListLabel2">
    <w:name w:val="ListLabel 2"/>
    <w:qFormat/>
    <w:rPr>
      <w:rFonts w:cs="Courier New"/>
    </w:rPr>
  </w:style>
  <w:style w:type="character" w:styleId="ListLabel3">
    <w:name w:val="ListLabel 3"/>
    <w:qFormat/>
    <w:rPr>
      <w:color w:val="00000A"/>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4">
    <w:name w:val="ListLabel 4"/>
    <w:qFormat/>
    <w:rPr>
      <w:rFonts w:ascii="Calibri" w:hAnsi="Calibri" w:cs="Symbol"/>
      <w:sz w:val="22"/>
    </w:rPr>
  </w:style>
  <w:style w:type="character" w:styleId="ListLabel5">
    <w:name w:val="ListLabel 5"/>
    <w:qFormat/>
    <w:rPr>
      <w:rFonts w:ascii="Calibri" w:hAnsi="Calibri" w:cs="Symbol"/>
      <w:sz w:val="22"/>
      <w:szCs w:val="16"/>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Courier New"/>
    </w:rPr>
  </w:style>
  <w:style w:type="character" w:styleId="ListLabel10">
    <w:name w:val="ListLabel 10"/>
    <w:qFormat/>
    <w:rPr>
      <w:rFonts w:cs="Wingdings"/>
    </w:rPr>
  </w:style>
  <w:style w:type="character" w:styleId="ListLabel11">
    <w:name w:val="ListLabel 11"/>
    <w:qFormat/>
    <w:rPr>
      <w:rFonts w:cs="Symbol"/>
    </w:rPr>
  </w:style>
  <w:style w:type="character" w:styleId="ListLabel12">
    <w:name w:val="ListLabel 12"/>
    <w:qFormat/>
    <w:rPr>
      <w:rFonts w:cs="Courier New"/>
    </w:rPr>
  </w:style>
  <w:style w:type="character" w:styleId="ListLabel13">
    <w:name w:val="ListLabel 13"/>
    <w:qFormat/>
    <w:rPr>
      <w:rFonts w:cs="Wingdings"/>
    </w:rPr>
  </w:style>
  <w:style w:type="character" w:styleId="ListLabel14">
    <w:name w:val="ListLabel 14"/>
    <w:qFormat/>
    <w:rPr>
      <w:rFonts w:cs="Symbol"/>
      <w:sz w:val="22"/>
    </w:rPr>
  </w:style>
  <w:style w:type="character" w:styleId="ListLabel15">
    <w:name w:val="ListLabel 15"/>
    <w:qFormat/>
    <w:rPr>
      <w:rFonts w:cs="Symbol"/>
      <w:sz w:val="22"/>
      <w:szCs w:val="16"/>
    </w:rPr>
  </w:style>
  <w:style w:type="character" w:styleId="ListLabel16">
    <w:name w:val="ListLabel 16"/>
    <w:qFormat/>
    <w:rPr>
      <w:rFonts w:cs="Courier New"/>
    </w:rPr>
  </w:style>
  <w:style w:type="character" w:styleId="ListLabel17">
    <w:name w:val="ListLabel 17"/>
    <w:qFormat/>
    <w:rPr>
      <w:rFonts w:cs="Wingdings"/>
    </w:rPr>
  </w:style>
  <w:style w:type="character" w:styleId="ListLabel18">
    <w:name w:val="ListLabel 18"/>
    <w:qFormat/>
    <w:rPr>
      <w:rFonts w:cs="Symbol"/>
    </w:rPr>
  </w:style>
  <w:style w:type="character" w:styleId="ListLabel19">
    <w:name w:val="ListLabel 19"/>
    <w:qFormat/>
    <w:rPr>
      <w:rFonts w:ascii="Calibri" w:hAnsi="Calibri" w:cs="Symbol"/>
      <w:sz w:val="22"/>
    </w:rPr>
  </w:style>
  <w:style w:type="character" w:styleId="ListLabel20">
    <w:name w:val="ListLabel 20"/>
    <w:qFormat/>
    <w:rPr>
      <w:rFonts w:ascii="Calibri" w:hAnsi="Calibri" w:cs="Symbol"/>
      <w:sz w:val="22"/>
      <w:szCs w:val="16"/>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cs="Symbol"/>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qFormat/>
    <w:rsid w:val="003450a5"/>
    <w:pPr>
      <w:jc w:val="center"/>
    </w:pPr>
    <w:rPr>
      <w:rFonts w:ascii="Arial" w:hAnsi="Arial"/>
      <w:b/>
      <w:smallCaps/>
      <w:sz w:val="28"/>
    </w:rPr>
  </w:style>
  <w:style w:type="paragraph" w:styleId="Header">
    <w:name w:val="Header"/>
    <w:basedOn w:val="Normal"/>
    <w:rsid w:val="005a1934"/>
    <w:pPr>
      <w:tabs>
        <w:tab w:val="center" w:pos="4320" w:leader="none"/>
        <w:tab w:val="right" w:pos="8640" w:leader="none"/>
      </w:tabs>
    </w:pPr>
    <w:rPr/>
  </w:style>
  <w:style w:type="paragraph" w:styleId="Footer">
    <w:name w:val="Footer"/>
    <w:basedOn w:val="Normal"/>
    <w:rsid w:val="005a1934"/>
    <w:pPr>
      <w:tabs>
        <w:tab w:val="center" w:pos="4320" w:leader="none"/>
        <w:tab w:val="right" w:pos="8640" w:leader="none"/>
      </w:tabs>
    </w:pPr>
    <w:rPr/>
  </w:style>
  <w:style w:type="paragraph" w:styleId="BalloonText">
    <w:name w:val="Balloon Text"/>
    <w:basedOn w:val="Normal"/>
    <w:semiHidden/>
    <w:qFormat/>
    <w:rsid w:val="002c03e4"/>
    <w:pPr/>
    <w:rPr>
      <w:rFonts w:ascii="Tahoma" w:hAnsi="Tahoma" w:cs="Tahoma"/>
      <w:sz w:val="16"/>
      <w:szCs w:val="16"/>
    </w:rPr>
  </w:style>
  <w:style w:type="paragraph" w:styleId="Annotationtext">
    <w:name w:val="annotation text"/>
    <w:basedOn w:val="Normal"/>
    <w:semiHidden/>
    <w:qFormat/>
    <w:rsid w:val="00f125d8"/>
    <w:pPr/>
    <w:rPr>
      <w:sz w:val="20"/>
    </w:rPr>
  </w:style>
  <w:style w:type="paragraph" w:styleId="Annotationsubject">
    <w:name w:val="annotation subject"/>
    <w:basedOn w:val="Annotationtext"/>
    <w:semiHidden/>
    <w:qFormat/>
    <w:rsid w:val="00f125d8"/>
    <w:pPr/>
    <w:rPr>
      <w:b/>
      <w:bCs/>
    </w:rPr>
  </w:style>
  <w:style w:type="paragraph" w:styleId="Quotations">
    <w:name w:val="Quotations"/>
    <w:basedOn w:val="Normal"/>
    <w:qFormat/>
    <w:pPr/>
    <w:rPr/>
  </w:style>
  <w:style w:type="paragraph" w:styleId="Subtitle">
    <w:name w:val="Subtitle"/>
    <w:basedOn w:val="Heading"/>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3450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LibreOffice/5.2.5.1$Linux_x86 LibreOffice_project/20m0$Build-1</Application>
  <Pages>4</Pages>
  <Words>789</Words>
  <Characters>5099</Characters>
  <CharactersWithSpaces>5824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2016-12-29T15:42:00Z</dcterms:created>
  <dc:creator>1</dc:creator>
  <dc:description/>
  <dc:language>en-US</dc:language>
  <cp:lastModifiedBy/>
  <dcterms:modified xsi:type="dcterms:W3CDTF">2017-02-02T16:43:50Z</dcterms:modified>
  <cp:revision>14</cp:revision>
  <dc:subject/>
  <dc:title>Bo��tjan Klajn����ak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7e407d680d0e4ba87547174623386057</vt:lpwstr>
  </property>
</Properties>
</file>