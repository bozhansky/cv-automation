
<file path=[Content_Types].xml><?xml version="1.0" encoding="utf-8"?>
<Types xmlns="http://schemas.openxmlformats.org/package/2006/content-types">
  <Override PartName="/_rels/.rels" ContentType="application/vnd.openxmlformats-package.relationships+xml"/>
  <Override PartName="/word/theme/theme1.xml" ContentType="application/vnd.openxmlformats-officedocument.theme+xml"/>
  <Override PartName="/word/numbering.xml" ContentType="application/vnd.openxmlformats-officedocument.wordprocessingml.numbering+xml"/>
  <Override PartName="/word/header2.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Override PartName="/word/comments.xml" ContentType="application/vnd.openxmlformats-officedocument.wordprocessingml.comments+xml"/>
  <Override PartName="/word/_rels/document.xml.rels" ContentType="application/vnd.openxmlformats-package.relationships+xml"/>
  <Override PartName="/word/styles.xml" ContentType="application/vnd.openxmlformats-officedocument.wordprocessingml.styles+xml"/>
  <Override PartName="/word/footer2.xml" ContentType="application/vnd.openxmlformats-officedocument.wordprocessingml.footer+xml"/>
  <Override PartName="/word/document.xml" ContentType="application/vnd.openxmlformats-officedocument.wordprocessingml.document.main+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leGrid"/>
        <w:tblW w:w="5000" w:type="pct"/>
        <w:jc w:val="left"/>
        <w:tblInd w:w="0" w:type="dxa"/>
        <w:tblCellMar>
          <w:top w:w="0" w:type="dxa"/>
          <w:left w:w="113" w:type="dxa"/>
          <w:bottom w:w="0" w:type="dxa"/>
          <w:right w:w="108" w:type="dxa"/>
        </w:tblCellMar>
      </w:tblPr>
      <w:tblGrid>
        <w:gridCol w:w="4495"/>
        <w:gridCol w:w="4530"/>
      </w:tblGrid>
      <w:tr>
        <w:trPr/>
        <w:tc>
          <w:tcPr>
            <w:tcW w:w="4495" w:type="dxa"/>
            <w:tcBorders>
              <w:top w:val="nil"/>
              <w:left w:val="nil"/>
              <w:bottom w:val="nil"/>
              <w:right w:val="nil"/>
              <w:insideH w:val="nil"/>
              <w:insideV w:val="nil"/>
            </w:tcBorders>
            <w:shd w:fill="auto" w:val="clear"/>
          </w:tcPr>
          <w:p>
            <w:pPr>
              <w:pStyle w:val="Normal"/>
              <w:spacing w:lineRule="auto" w:line="264"/>
              <w:rPr>
                <w:rFonts w:ascii="Calibri" w:hAnsi="Calibri" w:cs="Calibri" w:asciiTheme="majorHAnsi" w:cstheme="majorHAnsi" w:hAnsiTheme="majorHAnsi"/>
                <w:color w:val="00000A"/>
                <w:spacing w:val="20"/>
                <w:sz w:val="44"/>
                <w:szCs w:val="40"/>
                <w:lang w:val="en-GB"/>
              </w:rPr>
            </w:pPr>
            <w:r>
              <w:rPr>
                <w:rFonts w:cs="Calibri" w:ascii="Calibri" w:hAnsi="Calibri" w:cstheme="majorHAnsi"/>
                <w:color w:val="00000A"/>
                <w:spacing w:val="20"/>
                <w:sz w:val="44"/>
                <w:szCs w:val="40"/>
                <w:lang w:val="en-GB"/>
              </w:rPr>
              <w:t>Boštjan Klajnščak</w:t>
            </w:r>
          </w:p>
        </w:tc>
        <w:tc>
          <w:tcPr>
            <w:tcW w:w="4530" w:type="dxa"/>
            <w:tcBorders>
              <w:top w:val="nil"/>
              <w:left w:val="nil"/>
              <w:bottom w:val="nil"/>
              <w:right w:val="nil"/>
              <w:insideH w:val="nil"/>
              <w:insideV w:val="nil"/>
            </w:tcBorders>
            <w:shd w:fill="auto" w:val="clear"/>
          </w:tcPr>
          <w:p>
            <w:pPr>
              <w:pStyle w:val="Normal"/>
              <w:spacing w:lineRule="auto" w:line="264"/>
              <w:jc w:val="right"/>
              <w:rPr/>
            </w:pPr>
            <w:r>
              <w:rPr>
                <w:rFonts w:cs="Calibri" w:ascii="Calibri" w:hAnsi="Calibri" w:asciiTheme="minorHAnsi" w:cstheme="minorHAnsi" w:hAnsiTheme="minorHAnsi"/>
                <w:sz w:val="20"/>
                <w:lang w:val="en-GB"/>
              </w:rPr>
              <w:t xml:space="preserve">Izola, Slovenia |  </w:t>
            </w:r>
            <w:r>
              <w:rPr>
                <w:rFonts w:cs="Calibri" w:ascii="Calibri" w:hAnsi="Calibri" w:asciiTheme="minorHAnsi" w:cstheme="minorHAnsi" w:hAnsiTheme="minorHAnsi"/>
                <w:b/>
                <w:bCs/>
                <w:color w:val="006600"/>
                <w:sz w:val="20"/>
                <w:shd w:fill="FFFF00" w:val="clear"/>
                <w:lang w:val="en-GB"/>
              </w:rPr>
              <w:t>LinkedIn URL</w:t>
            </w:r>
          </w:p>
          <w:p>
            <w:pPr>
              <w:pStyle w:val="Normal"/>
              <w:spacing w:lineRule="auto" w:line="264"/>
              <w:jc w:val="right"/>
              <w:rPr/>
            </w:pPr>
            <w:r>
              <w:rPr>
                <w:rFonts w:cs="Calibri" w:ascii="Calibri" w:hAnsi="Calibri" w:asciiTheme="minorHAnsi" w:cstheme="minorHAnsi" w:hAnsiTheme="minorHAnsi"/>
                <w:sz w:val="20"/>
                <w:lang w:val="en-GB"/>
              </w:rPr>
              <w:t xml:space="preserve">bklajnscak@gmail.com  |  </w:t>
            </w:r>
            <w:r>
              <w:rPr>
                <w:rFonts w:cs="Calibri" w:ascii="Calibri" w:hAnsi="Calibri" w:asciiTheme="minorHAnsi" w:cstheme="minorHAnsi" w:hAnsiTheme="minorHAnsi"/>
                <w:color w:val="00000A"/>
                <w:sz w:val="20"/>
                <w:lang w:val="en-GB"/>
              </w:rPr>
              <w:t>+38641347077</w:t>
            </w:r>
          </w:p>
        </w:tc>
      </w:tr>
    </w:tbl>
    <w:p>
      <w:pPr>
        <w:pStyle w:val="Normal"/>
        <w:pBdr>
          <w:top w:val="single" w:sz="8" w:space="18" w:color="00000A"/>
        </w:pBdr>
        <w:spacing w:lineRule="auto" w:line="264" w:before="240" w:after="120"/>
        <w:jc w:val="center"/>
        <w:rPr/>
      </w:pPr>
      <w:r>
        <w:rPr>
          <w:rFonts w:eastAsia="MS Mincho" w:cs="Calibri" w:ascii="Calibri" w:hAnsi="Calibri" w:asciiTheme="majorHAnsi" w:cstheme="majorHAnsi" w:hAnsiTheme="majorHAnsi"/>
          <w:b/>
          <w:spacing w:val="4"/>
          <w:sz w:val="32"/>
          <w:lang w:val="en-GB"/>
        </w:rPr>
        <w:t>Senior Market Research Analyst</w:t>
      </w:r>
    </w:p>
    <w:p>
      <w:pPr>
        <w:pStyle w:val="Normal"/>
        <w:spacing w:lineRule="auto" w:line="264" w:before="100" w:after="120"/>
        <w:jc w:val="center"/>
        <w:rPr/>
      </w:pPr>
      <w:r>
        <w:rPr>
          <w:rFonts w:eastAsia="MS Mincho" w:cs="Calibri" w:ascii="Calibri" w:hAnsi="Calibri" w:asciiTheme="minorHAnsi" w:cstheme="minorHAnsi" w:hAnsiTheme="minorHAnsi"/>
          <w:b/>
          <w:sz w:val="22"/>
          <w:szCs w:val="22"/>
          <w:lang w:val="en-GB"/>
        </w:rPr>
        <w:t>Respected marketing strategist with</w:t>
      </w:r>
      <w:commentRangeStart w:id="0"/>
      <w:r>
        <w:rPr>
          <w:rFonts w:eastAsia="MS Mincho" w:cs="Calibri" w:ascii="Calibri" w:hAnsi="Calibri" w:asciiTheme="minorHAnsi" w:cstheme="minorHAnsi" w:hAnsiTheme="minorHAnsi"/>
          <w:b/>
          <w:sz w:val="22"/>
          <w:szCs w:val="22"/>
          <w:lang w:val="en-GB"/>
        </w:rPr>
        <w:t xml:space="preserve"> 7+-year progressive career researching market conditions</w:t>
      </w:r>
      <w:ins w:id="0" w:author="Unknown Author" w:date="2017-01-31T16:14:00Z">
        <w:r>
          <w:rPr>
            <w:rFonts w:eastAsia="MS Mincho" w:cs="Calibri" w:ascii="Calibri" w:hAnsi="Calibri" w:asciiTheme="minorHAnsi" w:cstheme="minorHAnsi" w:hAnsiTheme="minorHAnsi"/>
            <w:b/>
            <w:sz w:val="22"/>
            <w:szCs w:val="22"/>
            <w:lang w:val="en-GB"/>
          </w:rPr>
        </w:r>
      </w:ins>
      <w:commentRangeEnd w:id="0"/>
      <w:r>
        <w:commentReference w:id="0"/>
      </w:r>
      <w:r>
        <w:rPr>
          <w:rFonts w:eastAsia="MS Mincho" w:cs="Calibri" w:ascii="Calibri" w:hAnsi="Calibri" w:asciiTheme="minorHAnsi" w:cstheme="minorHAnsi" w:hAnsiTheme="minorHAnsi"/>
          <w:b/>
          <w:sz w:val="22"/>
          <w:szCs w:val="22"/>
          <w:lang w:val="en-GB"/>
        </w:rPr>
        <w:br/>
        <w:t>in local, national, and multinational areas to determine sales and create marketing campaigns.</w:t>
      </w:r>
    </w:p>
    <w:p>
      <w:pPr>
        <w:pStyle w:val="Normal"/>
        <w:spacing w:lineRule="auto" w:line="264" w:before="160" w:after="0"/>
        <w:jc w:val="both"/>
        <w:rPr/>
      </w:pPr>
      <w:r>
        <w:rPr>
          <w:rFonts w:eastAsia="MS Mincho" w:cs="Calibri" w:ascii="Calibri" w:hAnsi="Calibri" w:asciiTheme="minorHAnsi" w:cstheme="minorHAnsi" w:hAnsiTheme="minorHAnsi"/>
          <w:sz w:val="22"/>
          <w:szCs w:val="22"/>
          <w:lang w:val="en-GB"/>
        </w:rPr>
        <w:t>Highly motivated, results-driven innovator with current experience implementing marketing, sales, and promotional programs to maximize revenue and market share. Success in analysing market trends, opening new markets, and guiding launch of new products. Expertise in creating and implementing marketing and sales plans. History of success ensuring outstanding partner and client satisfaction. Tools: Libre Office, OpenOffice Suite, MS Office Suite, Linux (Debian</w:t>
      </w:r>
      <w:ins w:id="1" w:author="Unknown Author" w:date="2017-01-31T16:14:00Z">
        <w:r>
          <w:rPr>
            <w:rFonts w:eastAsia="MS Mincho" w:cs="Calibri" w:ascii="Calibri" w:hAnsi="Calibri" w:asciiTheme="minorHAnsi" w:cstheme="minorHAnsi" w:hAnsiTheme="minorHAnsi"/>
            <w:sz w:val="22"/>
            <w:szCs w:val="22"/>
            <w:lang w:val="en-GB"/>
          </w:rPr>
          <w:t>-</w:t>
        </w:r>
      </w:ins>
      <w:ins w:id="2" w:author="Unknown Author" w:date="2017-01-31T16:15:00Z">
        <w:r>
          <w:rPr>
            <w:rFonts w:eastAsia="MS Mincho" w:cs="Calibri" w:ascii="Calibri" w:hAnsi="Calibri" w:asciiTheme="minorHAnsi" w:cstheme="minorHAnsi" w:hAnsiTheme="minorHAnsi"/>
            <w:sz w:val="22"/>
            <w:szCs w:val="22"/>
            <w:lang w:val="en-GB"/>
          </w:rPr>
          <w:t>based</w:t>
        </w:r>
      </w:ins>
      <w:r>
        <w:rPr>
          <w:rFonts w:eastAsia="MS Mincho" w:cs="Calibri" w:ascii="Calibri" w:hAnsi="Calibri" w:asciiTheme="minorHAnsi" w:cstheme="minorHAnsi" w:hAnsiTheme="minorHAnsi"/>
          <w:sz w:val="22"/>
          <w:szCs w:val="22"/>
          <w:lang w:val="en-GB"/>
        </w:rPr>
        <w:t>), GIMP, HTML, Wordpress, Joomla, Tableau, Python, R, mySQL.</w:t>
      </w:r>
    </w:p>
    <w:p>
      <w:pPr>
        <w:pStyle w:val="Normal"/>
        <w:spacing w:lineRule="auto" w:line="300" w:before="240" w:after="120"/>
        <w:jc w:val="both"/>
        <w:rPr>
          <w:rFonts w:ascii="Calibri" w:hAnsi="Calibri" w:cs="Calibri" w:asciiTheme="minorHAnsi" w:cstheme="minorHAnsi" w:hAnsiTheme="minorHAnsi"/>
          <w:i/>
          <w:i/>
          <w:sz w:val="22"/>
          <w:szCs w:val="22"/>
          <w:lang w:val="en-GB"/>
        </w:rPr>
      </w:pPr>
      <w:r>
        <w:rPr>
          <w:rFonts w:cs="Calibri" w:ascii="Calibri" w:hAnsi="Calibri" w:asciiTheme="minorHAnsi" w:cstheme="minorHAnsi" w:hAnsiTheme="minorHAnsi"/>
          <w:b/>
          <w:i/>
          <w:sz w:val="22"/>
          <w:szCs w:val="22"/>
          <w:lang w:val="en-GB"/>
        </w:rPr>
        <w:t>Areas of expertise include…</w:t>
      </w:r>
    </w:p>
    <w:tbl>
      <w:tblPr>
        <w:tblW w:w="4800" w:type="pct"/>
        <w:jc w:val="center"/>
        <w:tblInd w:w="0" w:type="dxa"/>
        <w:tblBorders/>
        <w:tblCellMar>
          <w:top w:w="0" w:type="dxa"/>
          <w:left w:w="108" w:type="dxa"/>
          <w:bottom w:w="0" w:type="dxa"/>
          <w:right w:w="108" w:type="dxa"/>
        </w:tblCellMar>
      </w:tblPr>
      <w:tblGrid>
        <w:gridCol w:w="4326"/>
        <w:gridCol w:w="4337"/>
      </w:tblGrid>
      <w:tr>
        <w:trPr>
          <w:trHeight w:val="70" w:hRule="atLeast"/>
        </w:trPr>
        <w:tc>
          <w:tcPr>
            <w:tcW w:w="4326" w:type="dxa"/>
            <w:tcBorders/>
            <w:shd w:fill="auto" w:val="clear"/>
          </w:tcPr>
          <w:p>
            <w:pPr>
              <w:pStyle w:val="Normal"/>
              <w:numPr>
                <w:ilvl w:val="0"/>
                <w:numId w:val="1"/>
              </w:numPr>
              <w:spacing w:lineRule="auto" w:line="300"/>
              <w:rPr/>
            </w:pPr>
            <w:r>
              <w:rPr>
                <w:rFonts w:cs="Calibri" w:ascii="Calibri" w:hAnsi="Calibri" w:asciiTheme="minorHAnsi" w:cstheme="minorHAnsi" w:hAnsiTheme="minorHAnsi"/>
                <w:sz w:val="22"/>
                <w:szCs w:val="22"/>
                <w:lang w:val="en-GB"/>
              </w:rPr>
              <w:t>Market Research</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Strategic Marketing Initiatives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Market Segmentation &amp; Analysis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Budget Administration</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Advertising &amp; Product Promotions</w:t>
            </w:r>
          </w:p>
        </w:tc>
        <w:tc>
          <w:tcPr>
            <w:tcW w:w="4337" w:type="dxa"/>
            <w:tcBorders/>
            <w:shd w:fill="auto" w:val="clear"/>
          </w:tcPr>
          <w:p>
            <w:pPr>
              <w:pStyle w:val="Normal"/>
              <w:numPr>
                <w:ilvl w:val="0"/>
                <w:numId w:val="1"/>
              </w:numPr>
              <w:spacing w:lineRule="auto" w:line="300"/>
              <w:rPr/>
            </w:pPr>
            <w:r>
              <w:rPr>
                <w:rFonts w:cs="Calibri" w:ascii="Calibri" w:hAnsi="Calibri" w:asciiTheme="minorHAnsi" w:cstheme="minorHAnsi" w:hAnsiTheme="minorHAnsi"/>
                <w:sz w:val="22"/>
                <w:szCs w:val="22"/>
                <w:lang w:val="en-GB"/>
              </w:rPr>
              <w:t>Market Analysis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Program Planning &amp; Implementation</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Account Management &amp; Growth</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Channel Partner Relationships</w:t>
            </w:r>
          </w:p>
          <w:p>
            <w:pPr>
              <w:pStyle w:val="Normal"/>
              <w:numPr>
                <w:ilvl w:val="0"/>
                <w:numId w:val="1"/>
              </w:numPr>
              <w:spacing w:lineRule="auto" w:line="300"/>
              <w:rPr>
                <w:rFonts w:ascii="Calibri" w:hAnsi="Calibri" w:cs="Calibri" w:asciiTheme="minorHAnsi" w:cstheme="minorHAnsi" w:hAnsiTheme="minorHAnsi"/>
                <w:sz w:val="22"/>
                <w:szCs w:val="22"/>
                <w:lang w:val="en-GB"/>
              </w:rPr>
            </w:pPr>
            <w:r>
              <w:rPr>
                <w:rFonts w:cs="Calibri" w:ascii="Calibri" w:hAnsi="Calibri" w:asciiTheme="minorHAnsi" w:cstheme="minorHAnsi" w:hAnsiTheme="minorHAnsi"/>
                <w:sz w:val="22"/>
                <w:szCs w:val="22"/>
                <w:lang w:val="en-GB"/>
              </w:rPr>
              <w:t>Social Media Marketing</w:t>
            </w:r>
          </w:p>
        </w:tc>
      </w:tr>
    </w:tbl>
    <w:p>
      <w:pPr>
        <w:pStyle w:val="Normal"/>
        <w:pBdr>
          <w:top w:val="single" w:sz="8" w:space="8" w:color="00000A"/>
        </w:pBdr>
        <w:spacing w:lineRule="auto" w:line="264" w:before="240" w:after="120"/>
        <w:jc w:val="center"/>
        <w:rPr/>
      </w:pPr>
      <w:r>
        <w:rPr>
          <w:rFonts w:eastAsia="MS Mincho" w:cs="Calibri" w:ascii="Calibri" w:hAnsi="Calibri" w:asciiTheme="majorHAnsi" w:cstheme="majorHAnsi" w:hAnsiTheme="majorHAnsi"/>
          <w:b/>
          <w:spacing w:val="4"/>
          <w:sz w:val="30"/>
          <w:szCs w:val="30"/>
          <w:lang w:val="en-GB"/>
        </w:rPr>
        <w:t>Professional Experience</w:t>
      </w:r>
    </w:p>
    <w:p>
      <w:pPr>
        <w:pStyle w:val="Normal"/>
        <w:spacing w:lineRule="auto" w:line="264" w:before="240" w:after="0"/>
        <w:jc w:val="center"/>
        <w:rPr/>
      </w:pPr>
      <w:r>
        <w:rPr>
          <w:rFonts w:cs="Calibri" w:ascii="Calibri" w:hAnsi="Calibri" w:asciiTheme="minorHAnsi" w:cstheme="minorHAnsi" w:hAnsiTheme="minorHAnsi"/>
          <w:b/>
          <w:caps/>
          <w:sz w:val="22"/>
          <w:lang w:val="en-GB"/>
        </w:rPr>
        <w:t xml:space="preserve">FREELANCE MARKET RESEARCH ANALYST </w:t>
      </w:r>
      <w:del w:id="3" w:author="Unknown Author" w:date="2017-01-31T16:06:00Z">
        <w:r>
          <w:rPr>
            <w:rFonts w:cs="Calibri" w:ascii="Calibri" w:hAnsi="Calibri" w:asciiTheme="minorHAnsi" w:cstheme="minorHAnsi" w:hAnsiTheme="minorHAnsi"/>
            <w:b/>
            <w:caps/>
            <w:color w:val="006600"/>
            <w:sz w:val="22"/>
            <w:lang w:val="en-GB"/>
          </w:rPr>
          <w:delText>&lt;please confirm the title&gt;</w:delText>
        </w:r>
      </w:del>
      <w:r>
        <w:rPr>
          <w:rFonts w:cs="Calibri" w:ascii="Calibri" w:hAnsi="Calibri" w:asciiTheme="minorHAnsi" w:cstheme="minorHAnsi" w:hAnsiTheme="minorHAnsi"/>
          <w:b/>
          <w:caps/>
          <w:color w:val="006600"/>
          <w:sz w:val="22"/>
          <w:lang w:val="en-GB"/>
        </w:rPr>
        <w:t>,</w:t>
      </w:r>
      <w:del w:id="4" w:author="Unknown Author" w:date="2017-01-31T16:06:00Z">
        <w:r>
          <w:rPr>
            <w:rFonts w:cs="Calibri" w:ascii="Calibri" w:hAnsi="Calibri" w:asciiTheme="minorHAnsi" w:cstheme="minorHAnsi" w:hAnsiTheme="minorHAnsi"/>
            <w:b/>
            <w:caps/>
            <w:color w:val="006600"/>
            <w:sz w:val="22"/>
            <w:lang w:val="en-GB"/>
          </w:rPr>
          <w:delText>&lt;month&gt;</w:delText>
        </w:r>
      </w:del>
      <w:ins w:id="5" w:author="Unknown Author" w:date="2017-01-31T16:06:00Z">
        <w:r>
          <w:rPr>
            <w:rFonts w:cs="Calibri" w:ascii="Calibri" w:hAnsi="Calibri" w:asciiTheme="minorHAnsi" w:cstheme="minorHAnsi" w:hAnsiTheme="minorHAnsi"/>
            <w:color w:val="006600"/>
            <w:sz w:val="22"/>
            <w:lang w:val="en-GB"/>
          </w:rPr>
          <w:t>December</w:t>
        </w:r>
      </w:ins>
      <w:r>
        <w:rPr>
          <w:rFonts w:cs="Calibri" w:ascii="Calibri" w:hAnsi="Calibri" w:asciiTheme="minorHAnsi" w:cstheme="minorHAnsi" w:hAnsiTheme="minorHAnsi"/>
          <w:color w:val="006600"/>
          <w:sz w:val="22"/>
          <w:lang w:val="en-GB"/>
        </w:rPr>
        <w:t xml:space="preserve"> </w:t>
      </w:r>
      <w:del w:id="6" w:author="Unknown Author" w:date="2017-01-31T16:06:00Z">
        <w:r>
          <w:rPr>
            <w:rFonts w:cs="Calibri" w:ascii="Calibri" w:hAnsi="Calibri" w:asciiTheme="minorHAnsi" w:cstheme="minorHAnsi" w:hAnsiTheme="minorHAnsi"/>
            <w:color w:val="006600"/>
            <w:sz w:val="22"/>
            <w:lang w:val="en-GB"/>
          </w:rPr>
          <w:delText>&lt;year&gt;</w:delText>
        </w:r>
      </w:del>
      <w:ins w:id="7" w:author="Unknown Author" w:date="2017-01-31T16:06:00Z">
        <w:r>
          <w:rPr>
            <w:rFonts w:cs="Calibri" w:ascii="Calibri" w:hAnsi="Calibri" w:asciiTheme="minorHAnsi" w:cstheme="minorHAnsi" w:hAnsiTheme="minorHAnsi"/>
            <w:color w:val="006600"/>
            <w:sz w:val="22"/>
            <w:lang w:val="en-GB"/>
          </w:rPr>
          <w:t>2014</w:t>
        </w:r>
      </w:ins>
      <w:r>
        <w:rPr>
          <w:rFonts w:cs="Calibri" w:ascii="Calibri" w:hAnsi="Calibri" w:asciiTheme="minorHAnsi" w:cstheme="minorHAnsi" w:hAnsiTheme="minorHAnsi"/>
          <w:sz w:val="22"/>
          <w:lang w:val="en-GB"/>
        </w:rPr>
        <w:t xml:space="preserve"> to Present</w:t>
      </w:r>
    </w:p>
    <w:p>
      <w:pPr>
        <w:pStyle w:val="Normal"/>
        <w:tabs>
          <w:tab w:val="right" w:pos="9639" w:leader="none"/>
        </w:tabs>
        <w:spacing w:lineRule="auto" w:line="264"/>
        <w:jc w:val="center"/>
        <w:rPr/>
      </w:pPr>
      <w:ins w:id="8" w:author="Unknown Author" w:date="2017-01-31T16:06:00Z">
        <w:r>
          <w:rPr>
            <w:rFonts w:cs="Calibri" w:ascii="Calibri" w:hAnsi="Calibri" w:asciiTheme="minorHAnsi" w:cstheme="minorHAnsi" w:hAnsiTheme="minorHAnsi"/>
            <w:sz w:val="22"/>
            <w:lang w:val="en-GB"/>
          </w:rPr>
          <w:t>Spisek</w:t>
        </w:r>
      </w:ins>
      <w:del w:id="9" w:author="Unknown Author" w:date="2017-01-31T16:06:00Z">
        <w:r>
          <w:rPr>
            <w:rFonts w:cs="Calibri" w:ascii="Calibri" w:hAnsi="Calibri" w:asciiTheme="minorHAnsi" w:cstheme="minorHAnsi" w:hAnsiTheme="minorHAnsi"/>
            <w:sz w:val="22"/>
            <w:lang w:val="en-GB"/>
          </w:rPr>
          <w:delText>Phrase Lab</w:delText>
        </w:r>
      </w:del>
      <w:r>
        <w:rPr>
          <w:rFonts w:cs="Calibri" w:ascii="Calibri" w:hAnsi="Calibri" w:asciiTheme="minorHAnsi" w:cstheme="minorHAnsi" w:hAnsiTheme="minorHAnsi"/>
          <w:sz w:val="22"/>
          <w:lang w:val="en-GB"/>
        </w:rPr>
        <w:t xml:space="preserve">, </w:t>
      </w:r>
      <w:del w:id="10" w:author="Unknown Author" w:date="2017-01-31T16:06:00Z">
        <w:r>
          <w:rPr>
            <w:rFonts w:cs="Calibri" w:ascii="Calibri" w:hAnsi="Calibri" w:asciiTheme="minorHAnsi" w:cstheme="minorHAnsi" w:hAnsiTheme="minorHAnsi"/>
            <w:sz w:val="22"/>
            <w:lang w:val="en-GB"/>
          </w:rPr>
          <w:delText>Isola</w:delText>
        </w:r>
      </w:del>
      <w:ins w:id="11" w:author="Unknown Author" w:date="2017-01-31T16:06:00Z">
        <w:r>
          <w:rPr>
            <w:rFonts w:cs="Calibri" w:ascii="Calibri" w:hAnsi="Calibri" w:asciiTheme="minorHAnsi" w:cstheme="minorHAnsi" w:hAnsiTheme="minorHAnsi"/>
            <w:sz w:val="22"/>
            <w:lang w:val="en-GB"/>
          </w:rPr>
          <w:t>Ljubljana</w:t>
        </w:r>
      </w:ins>
      <w:r>
        <w:rPr>
          <w:rFonts w:cs="Calibri" w:ascii="Calibri" w:hAnsi="Calibri" w:asciiTheme="minorHAnsi" w:cstheme="minorHAnsi" w:hAnsiTheme="minorHAnsi"/>
          <w:sz w:val="22"/>
          <w:lang w:val="en-GB"/>
        </w:rPr>
        <w:t>, Slovenia</w:t>
      </w:r>
    </w:p>
    <w:p>
      <w:pPr>
        <w:pStyle w:val="Normal"/>
        <w:spacing w:lineRule="auto" w:line="264" w:before="240" w:after="0"/>
        <w:jc w:val="center"/>
        <w:rPr/>
      </w:pPr>
      <w:r>
        <w:rPr>
          <w:rFonts w:cs="Calibri" w:ascii="Calibri" w:hAnsi="Calibri" w:asciiTheme="minorHAnsi" w:cstheme="minorHAnsi" w:hAnsiTheme="minorHAnsi"/>
          <w:b w:val="false"/>
          <w:bCs w:val="false"/>
          <w:i/>
          <w:caps w:val="false"/>
          <w:smallCaps w:val="false"/>
          <w:color w:val="00000A"/>
          <w:sz w:val="22"/>
          <w:lang w:val="en-GB"/>
        </w:rPr>
        <w:t>Team of independent experts working remotely, researching and evaluating data, and creating content to help clients be more successful with their business.</w:t>
      </w:r>
    </w:p>
    <w:p>
      <w:pPr>
        <w:pStyle w:val="Normal"/>
        <w:spacing w:lineRule="auto" w:line="264" w:before="80" w:after="0"/>
        <w:jc w:val="both"/>
        <w:rPr/>
      </w:pPr>
      <w:r>
        <w:rPr>
          <w:rFonts w:cs="Calibri" w:ascii="Calibri" w:hAnsi="Calibri" w:asciiTheme="minorHAnsi" w:cstheme="minorHAnsi" w:hAnsiTheme="minorHAnsi"/>
          <w:b w:val="false"/>
          <w:bCs w:val="false"/>
          <w:i w:val="false"/>
          <w:iCs w:val="false"/>
          <w:caps w:val="false"/>
          <w:smallCaps w:val="false"/>
          <w:color w:val="00000A"/>
          <w:sz w:val="22"/>
          <w:lang w:val="en-GB"/>
        </w:rPr>
        <w:t xml:space="preserve">Collect and analyse data on customer demographics, preferences, needs, and buying habits to identify potential markets and factors affecting product demand. </w:t>
      </w:r>
      <w:r>
        <w:rPr>
          <w:rFonts w:cs="Calibri" w:ascii="Calibri" w:hAnsi="Calibri" w:asciiTheme="minorHAnsi" w:cstheme="minorHAnsi" w:hAnsiTheme="minorHAnsi"/>
          <w:sz w:val="22"/>
          <w:lang w:val="en-GB"/>
        </w:rPr>
        <w:t xml:space="preserve">Conduct research on consumer opinions and marketing strategies, collaborating with marketing professionals, statisticians, pollsters, and other professionals. Develop and implement procedures for identifying advertising needs. Devise and evaluate methods and procedures for collecting data, such as surveys, opinion polls, or questionnaires, or arrange to obtain existing data. Forecast and track marketing and sales trends, analysing collected data. Gather data on competitors and analyse their prices, sales, and method of marketing and distribution. </w:t>
      </w:r>
      <w:commentRangeStart w:id="1"/>
      <w:r>
        <w:rPr>
          <w:rFonts w:cs="Calibri" w:ascii="Calibri" w:hAnsi="Calibri" w:asciiTheme="minorHAnsi" w:cstheme="minorHAnsi" w:hAnsiTheme="minorHAnsi"/>
          <w:b/>
          <w:bCs/>
          <w:color w:val="006600"/>
          <w:sz w:val="22"/>
          <w:lang w:val="en-GB"/>
        </w:rPr>
        <w:t>&lt;please choose whichever appropriate&gt;</w:t>
      </w:r>
      <w:ins w:id="12" w:author="Unknown Author" w:date="2017-01-31T16:15:00Z">
        <w:commentRangeEnd w:id="1"/>
        <w:r>
          <w:commentReference w:id="1"/>
        </w:r>
        <w:r>
          <w:rPr>
            <w:rFonts w:cs="Calibri" w:ascii="Calibri" w:hAnsi="Calibri" w:asciiTheme="minorHAnsi" w:cstheme="minorHAnsi" w:hAnsiTheme="minorHAnsi"/>
            <w:b/>
            <w:bCs/>
            <w:color w:val="006600"/>
            <w:sz w:val="22"/>
            <w:lang w:val="en-GB"/>
          </w:rPr>
        </w:r>
      </w:ins>
    </w:p>
    <w:p>
      <w:pPr>
        <w:pStyle w:val="Normal"/>
        <w:numPr>
          <w:ilvl w:val="0"/>
          <w:numId w:val="2"/>
        </w:numPr>
        <w:tabs>
          <w:tab w:val="left" w:pos="540" w:leader="none"/>
          <w:tab w:val="left" w:pos="720" w:leader="none"/>
        </w:tabs>
        <w:spacing w:lineRule="auto" w:line="300" w:before="240" w:after="0"/>
        <w:ind w:left="547" w:hanging="360"/>
        <w:rPr/>
      </w:pPr>
      <w:r>
        <w:rPr>
          <w:rFonts w:cs="Calibri" w:ascii="Calibri" w:hAnsi="Calibri" w:asciiTheme="minorHAnsi" w:cstheme="minorHAnsi" w:hAnsiTheme="minorHAnsi"/>
          <w:b/>
          <w:bCs/>
          <w:color w:val="006600"/>
          <w:sz w:val="22"/>
          <w:lang w:val="en-GB"/>
        </w:rPr>
        <w:t>&lt;We need 3-4 achievements and/or key projects, backing up any of the above duties. In the case of projects we need as much of the following as possible: project duration, budget, scope, whether completed on time, client industry, key benefit with $ / % included. It is crucial part of your resume, proving your expertise in the remote type of work.&gt;</w:t>
      </w:r>
    </w:p>
    <w:p>
      <w:pPr>
        <w:pStyle w:val="Normal"/>
        <w:numPr>
          <w:ilvl w:val="0"/>
          <w:numId w:val="2"/>
        </w:numPr>
        <w:tabs>
          <w:tab w:val="left" w:pos="540" w:leader="none"/>
          <w:tab w:val="left" w:pos="720" w:leader="none"/>
        </w:tabs>
        <w:spacing w:lineRule="auto" w:line="300" w:before="240" w:after="0"/>
        <w:ind w:left="547" w:hanging="360"/>
        <w:rPr/>
      </w:pPr>
      <w:ins w:id="13" w:author="Unknown Author" w:date="2017-01-31T16:16:00Z">
        <w:r>
          <w:rPr>
            <w:rFonts w:cs="Calibri" w:ascii="Calibri" w:hAnsi="Calibri" w:asciiTheme="minorHAnsi" w:cstheme="minorHAnsi" w:hAnsiTheme="minorHAnsi"/>
            <w:b/>
            <w:bCs/>
            <w:color w:val="006600"/>
            <w:sz w:val="22"/>
            <w:lang w:val="en-GB"/>
          </w:rPr>
          <w:t xml:space="preserve">PROJECT 1: </w:t>
        </w:r>
      </w:ins>
      <w:ins w:id="14" w:author="Unknown Author" w:date="2017-01-31T16:16:00Z">
        <w:commentRangeStart w:id="2"/>
        <w:r>
          <w:rPr>
            <w:rFonts w:cs="Calibri" w:ascii="Calibri" w:hAnsi="Calibri" w:asciiTheme="minorHAnsi" w:cstheme="minorHAnsi" w:hAnsiTheme="minorHAnsi"/>
            <w:b/>
            <w:bCs/>
            <w:color w:val="006600"/>
            <w:sz w:val="22"/>
            <w:lang w:val="en-GB"/>
          </w:rPr>
          <w:t>Ministry of Agriculture, Forestry and Food, April 201</w:t>
        </w:r>
      </w:ins>
      <w:ins w:id="15" w:author="Unknown Author" w:date="2017-01-31T16:19:00Z">
        <w:r>
          <w:rPr>
            <w:rFonts w:cs="Calibri" w:ascii="Calibri" w:hAnsi="Calibri" w:asciiTheme="minorHAnsi" w:cstheme="minorHAnsi" w:hAnsiTheme="minorHAnsi"/>
            <w:b/>
            <w:bCs/>
            <w:color w:val="006600"/>
            <w:sz w:val="22"/>
            <w:lang w:val="en-GB"/>
          </w:rPr>
          <w:t>5</w:t>
        </w:r>
      </w:ins>
      <w:ins w:id="16" w:author="Unknown Author" w:date="2017-01-31T16:17:00Z">
        <w:r>
          <w:rPr>
            <w:rFonts w:cs="Calibri" w:ascii="Calibri" w:hAnsi="Calibri" w:asciiTheme="minorHAnsi" w:cstheme="minorHAnsi" w:hAnsiTheme="minorHAnsi"/>
            <w:b/>
            <w:bCs/>
            <w:color w:val="006600"/>
            <w:sz w:val="22"/>
            <w:lang w:val="en-GB"/>
          </w:rPr>
          <w:t xml:space="preserve">- present, developing content (articles for web, FB posts), developing, editing and managing newsletter &amp; mailing list, marketing analytics, marketing consulting. </w:t>
        </w:r>
      </w:ins>
    </w:p>
    <w:p>
      <w:pPr>
        <w:pStyle w:val="Normal"/>
        <w:numPr>
          <w:ilvl w:val="0"/>
          <w:numId w:val="2"/>
        </w:numPr>
        <w:tabs>
          <w:tab w:val="left" w:pos="540" w:leader="none"/>
          <w:tab w:val="left" w:pos="720" w:leader="none"/>
        </w:tabs>
        <w:spacing w:lineRule="auto" w:line="300" w:before="240" w:after="0"/>
        <w:ind w:left="547" w:hanging="360"/>
        <w:rPr/>
      </w:pPr>
      <w:ins w:id="18" w:author="Unknown Author" w:date="2017-01-31T16:21:00Z">
        <w:r>
          <w:rPr>
            <w:rFonts w:cs="Calibri" w:ascii="Calibri" w:hAnsi="Calibri" w:asciiTheme="minorHAnsi" w:cstheme="minorHAnsi" w:hAnsiTheme="minorHAnsi"/>
            <w:b/>
            <w:bCs/>
            <w:color w:val="006600"/>
            <w:sz w:val="22"/>
            <w:lang w:val="en-GB"/>
          </w:rPr>
          <w:t>Results within first six months</w:t>
        </w:r>
      </w:ins>
      <w:ins w:id="19" w:author="Unknown Author" w:date="2017-01-31T16:22:00Z">
        <w:r>
          <w:rPr>
            <w:rFonts w:cs="Calibri" w:ascii="Calibri" w:hAnsi="Calibri" w:asciiTheme="minorHAnsi" w:cstheme="minorHAnsi" w:hAnsiTheme="minorHAnsi"/>
            <w:b/>
            <w:bCs/>
            <w:color w:val="006600"/>
            <w:sz w:val="22"/>
            <w:lang w:val="en-GB"/>
          </w:rPr>
          <w:t>:</w:t>
        </w:r>
      </w:ins>
    </w:p>
    <w:p>
      <w:pPr>
        <w:pStyle w:val="Normal"/>
        <w:numPr>
          <w:ilvl w:val="1"/>
          <w:numId w:val="2"/>
        </w:numPr>
        <w:tabs>
          <w:tab w:val="left" w:pos="540" w:leader="none"/>
          <w:tab w:val="left" w:pos="720" w:leader="none"/>
        </w:tabs>
        <w:spacing w:lineRule="auto" w:line="300" w:before="240" w:after="0"/>
        <w:ind w:left="547" w:hanging="360"/>
        <w:rPr/>
      </w:pPr>
      <w:ins w:id="20" w:author="Unknown Author" w:date="2017-01-31T16:22:00Z">
        <w:r>
          <w:rPr>
            <w:rFonts w:cs="Calibri" w:ascii="Calibri" w:hAnsi="Calibri" w:asciiTheme="minorHAnsi" w:cstheme="minorHAnsi" w:hAnsiTheme="minorHAnsi"/>
            <w:b/>
            <w:bCs/>
            <w:color w:val="006600"/>
            <w:sz w:val="22"/>
            <w:lang w:val="en-GB"/>
          </w:rPr>
          <w:t>Increased number of visits to website by 190%</w:t>
        </w:r>
      </w:ins>
    </w:p>
    <w:p>
      <w:pPr>
        <w:pStyle w:val="Normal"/>
        <w:numPr>
          <w:ilvl w:val="1"/>
          <w:numId w:val="2"/>
        </w:numPr>
        <w:tabs>
          <w:tab w:val="left" w:pos="540" w:leader="none"/>
          <w:tab w:val="left" w:pos="720" w:leader="none"/>
        </w:tabs>
        <w:spacing w:lineRule="auto" w:line="300" w:before="240" w:after="0"/>
        <w:ind w:left="547" w:hanging="360"/>
        <w:rPr/>
      </w:pPr>
      <w:ins w:id="21" w:author="Unknown Author" w:date="2017-01-31T16:22:00Z">
        <w:r>
          <w:rPr>
            <w:rFonts w:cs="Calibri" w:ascii="Calibri" w:hAnsi="Calibri" w:asciiTheme="minorHAnsi" w:cstheme="minorHAnsi" w:hAnsiTheme="minorHAnsi"/>
            <w:b/>
            <w:bCs/>
            <w:color w:val="006600"/>
            <w:sz w:val="22"/>
            <w:lang w:val="en-GB"/>
          </w:rPr>
          <w:t>Increased number of FB page likes from 3000 to 18000</w:t>
        </w:r>
      </w:ins>
    </w:p>
    <w:p>
      <w:pPr>
        <w:pStyle w:val="Normal"/>
        <w:numPr>
          <w:ilvl w:val="1"/>
          <w:numId w:val="2"/>
        </w:numPr>
        <w:tabs>
          <w:tab w:val="left" w:pos="540" w:leader="none"/>
          <w:tab w:val="left" w:pos="720" w:leader="none"/>
        </w:tabs>
        <w:spacing w:lineRule="auto" w:line="300" w:before="240" w:after="0"/>
        <w:ind w:left="547" w:hanging="360"/>
        <w:rPr/>
      </w:pPr>
      <w:ins w:id="22" w:author="Unknown Author" w:date="2017-01-31T16:22:00Z">
        <w:r>
          <w:rPr>
            <w:rFonts w:cs="Calibri" w:ascii="Calibri" w:hAnsi="Calibri" w:asciiTheme="minorHAnsi" w:cstheme="minorHAnsi" w:hAnsiTheme="minorHAnsi"/>
            <w:b/>
            <w:bCs/>
            <w:color w:val="006600"/>
            <w:sz w:val="22"/>
            <w:lang w:val="en-GB"/>
          </w:rPr>
          <w:t xml:space="preserve">Mailing list grew by </w:t>
        </w:r>
      </w:ins>
      <w:ins w:id="23" w:author="Unknown Author" w:date="2017-01-31T16:23:00Z">
        <w:r>
          <w:rPr>
            <w:rFonts w:cs="Calibri" w:ascii="Calibri" w:hAnsi="Calibri" w:asciiTheme="minorHAnsi" w:cstheme="minorHAnsi" w:hAnsiTheme="minorHAnsi"/>
            <w:b/>
            <w:bCs/>
            <w:color w:val="006600"/>
            <w:sz w:val="22"/>
            <w:lang w:val="en-GB"/>
          </w:rPr>
          <w:t>170%</w:t>
        </w:r>
      </w:ins>
      <w:ins w:id="24" w:author="Unknown Author" w:date="2017-01-31T16:23:00Z">
        <w:commentRangeEnd w:id="2"/>
        <w:r>
          <w:commentReference w:id="2"/>
        </w:r>
        <w:r>
          <w:rPr>
            <w:rFonts w:cs="Calibri" w:ascii="Calibri" w:hAnsi="Calibri" w:asciiTheme="minorHAnsi" w:cstheme="minorHAnsi" w:hAnsiTheme="minorHAnsi"/>
            <w:b/>
            <w:bCs/>
            <w:color w:val="006600"/>
            <w:sz w:val="22"/>
            <w:lang w:val="en-GB"/>
          </w:rPr>
        </w:r>
      </w:ins>
    </w:p>
    <w:p>
      <w:pPr>
        <w:pStyle w:val="Normal"/>
        <w:numPr>
          <w:ilvl w:val="0"/>
          <w:numId w:val="0"/>
        </w:numPr>
        <w:tabs>
          <w:tab w:val="left" w:pos="540" w:leader="none"/>
          <w:tab w:val="left" w:pos="720" w:leader="none"/>
        </w:tabs>
        <w:spacing w:lineRule="auto" w:line="300" w:before="240" w:after="0"/>
        <w:ind w:left="1627" w:hanging="0"/>
        <w:rPr/>
      </w:pPr>
      <w:ins w:id="25" w:author="Unknown Author" w:date="2017-01-31T16:28:00Z">
        <w:r>
          <w:rPr>
            <w:rFonts w:cs="Calibri" w:ascii="Calibri" w:hAnsi="Calibri" w:asciiTheme="minorHAnsi" w:cstheme="minorHAnsi" w:hAnsiTheme="minorHAnsi"/>
            <w:b/>
            <w:bCs/>
            <w:color w:val="006600"/>
            <w:sz w:val="22"/>
            <w:lang w:val="en-GB"/>
          </w:rPr>
          <w:t>PROJECT 2: I did all my work for Montclare (see below) remotely, as a freelancer.</w:t>
        </w:r>
      </w:ins>
      <w:ins w:id="26" w:author="Unknown Author" w:date="2017-01-31T16:29:00Z">
        <w:r>
          <w:rPr>
            <w:rFonts w:cs="Calibri" w:ascii="Calibri" w:hAnsi="Calibri" w:asciiTheme="minorHAnsi" w:cstheme="minorHAnsi" w:hAnsiTheme="minorHAnsi"/>
            <w:b/>
            <w:bCs/>
            <w:color w:val="006600"/>
            <w:sz w:val="22"/>
            <w:lang w:val="en-GB"/>
          </w:rPr>
          <w:t xml:space="preserve"> Can’t really discuss projects except for the fact that I’ve helped develop several off-the shelf research products, including Montclare SaaS 250 and  Montclare SaaS 1000</w:t>
        </w:r>
      </w:ins>
      <w:ins w:id="27" w:author="Unknown Author" w:date="2017-01-31T16:30:00Z">
        <w:r>
          <w:rPr>
            <w:rFonts w:cs="Calibri" w:ascii="Calibri" w:hAnsi="Calibri" w:asciiTheme="minorHAnsi" w:cstheme="minorHAnsi" w:hAnsiTheme="minorHAnsi"/>
            <w:b/>
            <w:bCs/>
            <w:color w:val="006600"/>
            <w:sz w:val="22"/>
            <w:lang w:val="en-GB"/>
          </w:rPr>
          <w:t>, as well as kept track of several thousand</w:t>
        </w:r>
      </w:ins>
      <w:ins w:id="28" w:author="Unknown Author" w:date="2017-01-31T16:31:00Z">
        <w:r>
          <w:rPr>
            <w:rFonts w:cs="Calibri" w:ascii="Calibri" w:hAnsi="Calibri" w:asciiTheme="minorHAnsi" w:cstheme="minorHAnsi" w:hAnsiTheme="minorHAnsi"/>
            <w:b/>
            <w:bCs/>
            <w:color w:val="006600"/>
            <w:sz w:val="22"/>
            <w:lang w:val="en-GB"/>
          </w:rPr>
          <w:t xml:space="preserve"> (mostly EU and US-based) SaaS companies.</w:t>
        </w:r>
      </w:ins>
    </w:p>
    <w:p>
      <w:pPr>
        <w:pStyle w:val="Normal"/>
        <w:numPr>
          <w:ilvl w:val="1"/>
          <w:numId w:val="2"/>
        </w:numPr>
        <w:tabs>
          <w:tab w:val="left" w:pos="540" w:leader="none"/>
          <w:tab w:val="left" w:pos="720" w:leader="none"/>
        </w:tabs>
        <w:spacing w:lineRule="auto" w:line="300" w:before="240" w:after="0"/>
        <w:ind w:left="547" w:hanging="360"/>
        <w:rPr/>
      </w:pPr>
      <w:ins w:id="29" w:author="Unknown Author" w:date="2017-01-31T16:31:00Z">
        <w:r>
          <w:rPr>
            <w:rFonts w:cs="Calibri" w:ascii="Calibri" w:hAnsi="Calibri" w:asciiTheme="minorHAnsi" w:cstheme="minorHAnsi" w:hAnsiTheme="minorHAnsi"/>
            <w:b/>
            <w:bCs/>
            <w:color w:val="006600"/>
            <w:sz w:val="22"/>
            <w:lang w:val="en-GB"/>
          </w:rPr>
          <w:t>Project 3: developing pricing, packaging and business KPIs for SaaS company dealing with digital publishing</w:t>
        </w:r>
      </w:ins>
    </w:p>
    <w:p>
      <w:pPr>
        <w:sectPr>
          <w:headerReference w:type="even" r:id="rId2"/>
          <w:headerReference w:type="default" r:id="rId3"/>
          <w:footerReference w:type="default" r:id="rId4"/>
          <w:footerReference w:type="first" r:id="rId5"/>
          <w:type w:val="nextPage"/>
          <w:pgSz w:w="11906" w:h="16838"/>
          <w:pgMar w:left="1440" w:right="1440" w:header="1440" w:top="1497" w:footer="0" w:bottom="1440" w:gutter="0"/>
          <w:pgNumType w:fmt="decimal"/>
          <w:formProt w:val="false"/>
          <w:titlePg/>
          <w:textDirection w:val="lrTb"/>
          <w:docGrid w:type="default" w:linePitch="360" w:charSpace="4294961151"/>
        </w:sectPr>
        <w:pStyle w:val="Normal"/>
        <w:tabs>
          <w:tab w:val="left" w:pos="540" w:leader="none"/>
          <w:tab w:val="left" w:pos="720" w:leader="none"/>
        </w:tabs>
        <w:spacing w:lineRule="auto" w:line="300" w:before="240" w:after="0"/>
        <w:ind w:left="547" w:hanging="360"/>
        <w:rPr>
          <w:rFonts w:ascii="Calibri" w:hAnsi="Calibri" w:cs="Calibri" w:asciiTheme="minorHAnsi" w:cstheme="minorHAnsi" w:hAnsiTheme="minorHAnsi"/>
          <w:b/>
          <w:b/>
          <w:bCs/>
          <w:color w:val="006600"/>
          <w:sz w:val="22"/>
          <w:lang w:val="en-GB"/>
        </w:rPr>
      </w:pPr>
      <w:r>
        <w:rPr/>
      </w:r>
    </w:p>
    <w:p>
      <w:pPr>
        <w:pStyle w:val="Normal"/>
        <w:spacing w:lineRule="auto" w:line="264" w:before="240" w:after="0"/>
        <w:jc w:val="center"/>
        <w:rPr/>
      </w:pPr>
      <w:r>
        <w:rPr>
          <w:rFonts w:cs="Calibri" w:ascii="Calibri" w:hAnsi="Calibri" w:asciiTheme="minorHAnsi" w:cstheme="minorHAnsi" w:hAnsiTheme="minorHAnsi"/>
          <w:b/>
          <w:caps/>
          <w:sz w:val="22"/>
          <w:lang w:val="en-GB"/>
        </w:rPr>
        <w:t>Market Research Analyst,</w:t>
      </w:r>
      <w:r>
        <w:rPr>
          <w:rFonts w:cs="Calibri" w:ascii="Calibri" w:hAnsi="Calibri" w:asciiTheme="minorHAnsi" w:cstheme="minorHAnsi" w:hAnsiTheme="minorHAnsi"/>
          <w:b/>
          <w:sz w:val="22"/>
          <w:lang w:val="en-GB"/>
        </w:rPr>
        <w:t xml:space="preserve"> </w:t>
      </w:r>
      <w:r>
        <w:rPr>
          <w:rFonts w:cs="Calibri" w:ascii="Calibri" w:hAnsi="Calibri" w:asciiTheme="minorHAnsi" w:cstheme="minorHAnsi" w:hAnsiTheme="minorHAnsi"/>
          <w:sz w:val="22"/>
          <w:lang w:val="en-GB"/>
        </w:rPr>
        <w:t>February 2014 to July 2016</w:t>
      </w:r>
    </w:p>
    <w:p>
      <w:pPr>
        <w:pStyle w:val="Normal"/>
        <w:tabs>
          <w:tab w:val="right" w:pos="9639" w:leader="none"/>
        </w:tabs>
        <w:spacing w:lineRule="auto" w:line="264"/>
        <w:jc w:val="center"/>
        <w:rPr/>
      </w:pPr>
      <w:r>
        <w:rPr>
          <w:rFonts w:cs="Calibri" w:ascii="Calibri" w:hAnsi="Calibri" w:asciiTheme="minorHAnsi" w:cstheme="minorHAnsi" w:hAnsiTheme="minorHAnsi"/>
          <w:sz w:val="22"/>
          <w:lang w:val="en-GB"/>
        </w:rPr>
        <w:t>Montclare, San Francis</w:t>
      </w:r>
      <w:ins w:id="30" w:author="Unknown Author" w:date="2017-01-31T16:28:00Z">
        <w:r>
          <w:rPr>
            <w:rFonts w:cs="Calibri" w:ascii="Calibri" w:hAnsi="Calibri" w:asciiTheme="minorHAnsi" w:cstheme="minorHAnsi" w:hAnsiTheme="minorHAnsi"/>
            <w:sz w:val="22"/>
            <w:lang w:val="en-GB"/>
          </w:rPr>
          <w:t>c</w:t>
        </w:r>
      </w:ins>
      <w:r>
        <w:rPr>
          <w:rFonts w:cs="Calibri" w:ascii="Calibri" w:hAnsi="Calibri" w:asciiTheme="minorHAnsi" w:cstheme="minorHAnsi" w:hAnsiTheme="minorHAnsi"/>
          <w:sz w:val="22"/>
          <w:lang w:val="en-GB"/>
        </w:rPr>
        <w:t>o, United States</w:t>
      </w:r>
    </w:p>
    <w:p>
      <w:pPr>
        <w:pStyle w:val="Normal"/>
        <w:spacing w:lineRule="auto" w:line="264" w:before="240" w:after="0"/>
        <w:jc w:val="center"/>
        <w:rPr/>
      </w:pPr>
      <w:r>
        <w:rPr>
          <w:rFonts w:cs="Calibri" w:ascii="Calibri" w:hAnsi="Calibri" w:asciiTheme="minorHAnsi" w:cstheme="minorHAnsi" w:hAnsiTheme="minorHAnsi"/>
          <w:i/>
          <w:sz w:val="22"/>
          <w:lang w:val="en-GB"/>
        </w:rPr>
        <w:t>Provider of leading industry research identifying the most successful SaaS companies in the world.</w:t>
      </w:r>
    </w:p>
    <w:p>
      <w:pPr>
        <w:pStyle w:val="Normal"/>
        <w:spacing w:lineRule="auto" w:line="264" w:before="80" w:after="0"/>
        <w:jc w:val="both"/>
        <w:rPr/>
      </w:pPr>
      <w:r>
        <w:rPr>
          <w:rFonts w:cs="Calibri" w:ascii="Calibri" w:hAnsi="Calibri" w:asciiTheme="minorHAnsi" w:cstheme="minorHAnsi" w:hAnsiTheme="minorHAnsi"/>
          <w:sz w:val="22"/>
          <w:lang w:val="en-GB"/>
        </w:rPr>
        <w:t>Researched and analysed cloud-related markets, with expertise in SaaS solutions. Translated complex numerical survey results into easy-to-understand package for companies senior management and decision making professionals.</w:t>
      </w:r>
    </w:p>
    <w:p>
      <w:pPr>
        <w:pStyle w:val="Normal"/>
        <w:numPr>
          <w:ilvl w:val="0"/>
          <w:numId w:val="2"/>
        </w:numPr>
        <w:tabs>
          <w:tab w:val="left" w:pos="540" w:leader="none"/>
          <w:tab w:val="left" w:pos="720" w:leader="none"/>
        </w:tabs>
        <w:spacing w:lineRule="auto" w:line="300" w:before="240" w:after="0"/>
        <w:ind w:left="547" w:hanging="360"/>
        <w:rPr/>
      </w:pPr>
      <w:r>
        <w:rPr>
          <w:rFonts w:cs="Calibri" w:ascii="Calibri" w:hAnsi="Calibri" w:asciiTheme="minorHAnsi" w:cstheme="minorHAnsi" w:hAnsiTheme="minorHAnsi"/>
          <w:sz w:val="22"/>
          <w:lang w:val="en-GB"/>
        </w:rPr>
        <w:t>Co-author of complex proprietary algorithm to assess SaaS companies.</w:t>
      </w:r>
    </w:p>
    <w:p>
      <w:pPr>
        <w:pStyle w:val="Normal"/>
        <w:numPr>
          <w:ilvl w:val="0"/>
          <w:numId w:val="2"/>
        </w:numPr>
        <w:tabs>
          <w:tab w:val="left" w:pos="540" w:leader="none"/>
          <w:tab w:val="left" w:pos="720" w:leader="none"/>
        </w:tabs>
        <w:spacing w:lineRule="auto" w:line="300" w:before="240" w:after="0"/>
        <w:ind w:left="547" w:hanging="360"/>
        <w:rPr/>
      </w:pPr>
      <w:r>
        <w:rPr>
          <w:rFonts w:cs="Calibri" w:ascii="Calibri" w:hAnsi="Calibri" w:asciiTheme="minorHAnsi" w:cstheme="minorHAnsi" w:hAnsiTheme="minorHAnsi"/>
          <w:sz w:val="22"/>
          <w:lang w:val="en-GB"/>
        </w:rPr>
        <w:t>Developed several KPI and TCO calculators for SaaS market.</w:t>
      </w:r>
    </w:p>
    <w:p>
      <w:pPr>
        <w:pStyle w:val="Normal"/>
        <w:numPr>
          <w:ilvl w:val="0"/>
          <w:numId w:val="2"/>
        </w:numPr>
        <w:tabs>
          <w:tab w:val="left" w:pos="540" w:leader="none"/>
          <w:tab w:val="left" w:pos="720" w:leader="none"/>
        </w:tabs>
        <w:spacing w:lineRule="auto" w:line="300" w:before="240" w:after="0"/>
        <w:ind w:left="547" w:hanging="360"/>
        <w:rPr/>
      </w:pPr>
      <w:bookmarkStart w:id="0" w:name="__DdeLink__1349_2089750562"/>
      <w:bookmarkEnd w:id="0"/>
      <w:r>
        <w:rPr>
          <w:rFonts w:cs="Calibri" w:ascii="Calibri" w:hAnsi="Calibri" w:asciiTheme="minorHAnsi" w:cstheme="minorHAnsi" w:hAnsiTheme="minorHAnsi"/>
          <w:sz w:val="22"/>
          <w:lang w:val="en-GB"/>
        </w:rPr>
        <w:t>Created and implemented data visualisation as well helped completing research project in Market Research Analyst SME capacity.</w:t>
      </w:r>
    </w:p>
    <w:p>
      <w:pPr>
        <w:pStyle w:val="Normal"/>
        <w:spacing w:lineRule="auto" w:line="264" w:before="240" w:after="0"/>
        <w:jc w:val="center"/>
        <w:rPr/>
      </w:pPr>
      <w:r>
        <w:rPr>
          <w:rFonts w:cs="Calibri" w:ascii="Calibri" w:hAnsi="Calibri" w:asciiTheme="minorHAnsi" w:cstheme="minorHAnsi" w:hAnsiTheme="minorHAnsi"/>
          <w:b/>
          <w:caps/>
          <w:sz w:val="22"/>
          <w:lang w:val="en-GB"/>
        </w:rPr>
        <w:t>MarketING MANAGER,</w:t>
      </w:r>
      <w:r>
        <w:rPr>
          <w:rFonts w:cs="Calibri" w:ascii="Calibri" w:hAnsi="Calibri" w:asciiTheme="minorHAnsi" w:cstheme="minorHAnsi" w:hAnsiTheme="minorHAnsi"/>
          <w:b/>
          <w:sz w:val="22"/>
          <w:lang w:val="en-GB"/>
        </w:rPr>
        <w:t xml:space="preserve"> </w:t>
      </w:r>
      <w:r>
        <w:rPr>
          <w:rFonts w:cs="Calibri" w:ascii="Calibri" w:hAnsi="Calibri" w:asciiTheme="minorHAnsi" w:cstheme="minorHAnsi" w:hAnsiTheme="minorHAnsi"/>
          <w:sz w:val="22"/>
          <w:lang w:val="en-GB"/>
        </w:rPr>
        <w:t>August 2013 to December 2014</w:t>
      </w:r>
    </w:p>
    <w:p>
      <w:pPr>
        <w:pStyle w:val="Normal"/>
        <w:tabs>
          <w:tab w:val="right" w:pos="9639" w:leader="none"/>
        </w:tabs>
        <w:spacing w:lineRule="auto" w:line="264"/>
        <w:jc w:val="center"/>
        <w:rPr/>
      </w:pPr>
      <w:r>
        <w:rPr>
          <w:rFonts w:cs="Calibri" w:ascii="Calibri" w:hAnsi="Calibri" w:asciiTheme="minorHAnsi" w:cstheme="minorHAnsi" w:hAnsiTheme="minorHAnsi"/>
          <w:sz w:val="22"/>
          <w:lang w:val="en-GB"/>
        </w:rPr>
        <w:t>Appoteka, Ljubljana, Slovenia</w:t>
      </w:r>
    </w:p>
    <w:p>
      <w:pPr>
        <w:pStyle w:val="Normal"/>
        <w:spacing w:lineRule="auto" w:line="264" w:before="240" w:after="0"/>
        <w:jc w:val="center"/>
        <w:rPr/>
      </w:pPr>
      <w:r>
        <w:rPr>
          <w:rFonts w:cs="Calibri" w:ascii="Calibri" w:hAnsi="Calibri" w:asciiTheme="minorHAnsi" w:cstheme="minorHAnsi" w:hAnsiTheme="minorHAnsi"/>
          <w:i/>
          <w:sz w:val="22"/>
          <w:lang w:val="en-GB"/>
        </w:rPr>
        <w:t>E-commerce web applications development and consulting company.</w:t>
      </w:r>
    </w:p>
    <w:p>
      <w:pPr>
        <w:pStyle w:val="Normal"/>
        <w:spacing w:lineRule="auto" w:line="264" w:before="80" w:after="0"/>
        <w:jc w:val="both"/>
        <w:rPr/>
      </w:pPr>
      <w:r>
        <w:rPr>
          <w:rFonts w:cs="Calibri" w:ascii="Calibri" w:hAnsi="Calibri" w:asciiTheme="minorHAnsi" w:cstheme="minorHAnsi" w:hAnsiTheme="minorHAnsi"/>
          <w:sz w:val="22"/>
          <w:lang w:val="en-GB"/>
        </w:rPr>
        <w:t>Planned, directed, and coordinated implementation of marketing strategies.</w:t>
      </w:r>
      <w:r>
        <w:rPr>
          <w:rFonts w:cs="Calibri" w:ascii="Calibri" w:hAnsi="Calibri" w:asciiTheme="minorHAnsi" w:cstheme="minorHAnsi" w:hAnsiTheme="minorHAnsi"/>
          <w:b/>
          <w:bCs/>
          <w:color w:val="006600"/>
          <w:sz w:val="22"/>
          <w:lang w:val="en-GB"/>
        </w:rPr>
        <w:t xml:space="preserve"> </w:t>
      </w:r>
      <w:commentRangeStart w:id="3"/>
      <w:r>
        <w:rPr>
          <w:rFonts w:cs="Calibri" w:ascii="Calibri" w:hAnsi="Calibri" w:asciiTheme="minorHAnsi" w:cstheme="minorHAnsi" w:hAnsiTheme="minorHAnsi"/>
          <w:b/>
          <w:bCs/>
          <w:color w:val="006600"/>
          <w:sz w:val="22"/>
          <w:lang w:val="en-GB"/>
        </w:rPr>
        <w:t>&lt;If you were responsible for team management, we need size of the team and their job titles; if you were responsible for marketing budget, we need to mention that, and include the size of it.&gt;</w:t>
      </w:r>
      <w:ins w:id="31" w:author="Unknown Author" w:date="2017-01-31T16:07:00Z">
        <w:r>
          <w:rPr>
            <w:rFonts w:cs="Calibri" w:ascii="Calibri" w:hAnsi="Calibri" w:asciiTheme="minorHAnsi" w:cstheme="minorHAnsi" w:hAnsiTheme="minorHAnsi"/>
            <w:b/>
            <w:bCs/>
            <w:color w:val="006600"/>
            <w:sz w:val="22"/>
            <w:lang w:val="en-GB"/>
          </w:rPr>
        </w:r>
      </w:ins>
      <w:commentRangeEnd w:id="3"/>
      <w:r>
        <w:commentReference w:id="3"/>
      </w:r>
      <w:r>
        <w:rPr>
          <w:rFonts w:cs="Calibri" w:ascii="Calibri" w:hAnsi="Calibri" w:asciiTheme="minorHAnsi" w:cstheme="minorHAnsi" w:hAnsiTheme="minorHAnsi"/>
          <w:b/>
          <w:bCs/>
          <w:color w:val="006600"/>
          <w:sz w:val="22"/>
          <w:lang w:val="en-GB"/>
        </w:rPr>
        <w:t xml:space="preserve"> </w:t>
      </w:r>
      <w:r>
        <w:rPr>
          <w:rFonts w:cs="Calibri" w:ascii="Calibri" w:hAnsi="Calibri" w:asciiTheme="minorHAnsi" w:cstheme="minorHAnsi" w:hAnsiTheme="minorHAnsi"/>
          <w:sz w:val="22"/>
          <w:lang w:val="en-GB"/>
        </w:rPr>
        <w:t>Oversaw product development and marketing trends monitoring to identify needs for developing product ranges. Managed SEO projects.</w:t>
      </w:r>
    </w:p>
    <w:p>
      <w:pPr>
        <w:pStyle w:val="Normal"/>
        <w:numPr>
          <w:ilvl w:val="0"/>
          <w:numId w:val="2"/>
        </w:numPr>
        <w:tabs>
          <w:tab w:val="left" w:pos="540" w:leader="none"/>
          <w:tab w:val="left" w:pos="720" w:leader="none"/>
        </w:tabs>
        <w:spacing w:lineRule="auto" w:line="300" w:before="240" w:after="0"/>
        <w:ind w:left="547" w:hanging="360"/>
        <w:jc w:val="left"/>
        <w:rPr/>
      </w:pPr>
      <w:r>
        <w:rPr>
          <w:rFonts w:cs="Calibri" w:ascii="Calibri" w:hAnsi="Calibri" w:asciiTheme="minorHAnsi" w:cstheme="minorHAnsi" w:hAnsiTheme="minorHAnsi"/>
          <w:color w:val="00000A"/>
          <w:sz w:val="22"/>
          <w:lang w:val="en-GB"/>
        </w:rPr>
        <w:t>Successfully managed online and offline presence of start-up SaaS company and its flagship product, the e-commerce platform Shopamine.</w:t>
      </w:r>
    </w:p>
    <w:p>
      <w:pPr>
        <w:pStyle w:val="Normal"/>
        <w:numPr>
          <w:ilvl w:val="0"/>
          <w:numId w:val="2"/>
        </w:numPr>
        <w:tabs>
          <w:tab w:val="left" w:pos="540" w:leader="none"/>
          <w:tab w:val="left" w:pos="720" w:leader="none"/>
        </w:tabs>
        <w:spacing w:lineRule="auto" w:line="300" w:before="240" w:after="0"/>
        <w:ind w:left="547" w:hanging="360"/>
        <w:jc w:val="left"/>
        <w:rPr/>
      </w:pPr>
      <w:r>
        <w:rPr>
          <w:rFonts w:cs="Calibri" w:ascii="Calibri" w:hAnsi="Calibri" w:asciiTheme="minorHAnsi" w:cstheme="minorHAnsi" w:hAnsiTheme="minorHAnsi"/>
          <w:color w:val="00000A"/>
          <w:sz w:val="22"/>
          <w:lang w:val="en-GB"/>
        </w:rPr>
        <w:t>Determined and developed customized SaaS KPIs and built business intelligence tools.</w:t>
      </w:r>
    </w:p>
    <w:p>
      <w:pPr>
        <w:pStyle w:val="Normal"/>
        <w:numPr>
          <w:ilvl w:val="0"/>
          <w:numId w:val="2"/>
        </w:numPr>
        <w:tabs>
          <w:tab w:val="left" w:pos="540" w:leader="none"/>
          <w:tab w:val="left" w:pos="720" w:leader="none"/>
        </w:tabs>
        <w:spacing w:lineRule="auto" w:line="300" w:before="240" w:after="0"/>
        <w:ind w:left="547" w:hanging="360"/>
        <w:jc w:val="left"/>
        <w:rPr>
          <w:rFonts w:ascii="Calibri" w:hAnsi="Calibri" w:cs="Calibri" w:asciiTheme="minorHAnsi" w:cstheme="minorHAnsi" w:hAnsiTheme="minorHAnsi"/>
          <w:color w:val="00000A"/>
          <w:sz w:val="22"/>
          <w:lang w:val="en-GB"/>
        </w:rPr>
      </w:pPr>
      <w:r>
        <w:rPr>
          <w:rFonts w:cs="Calibri" w:ascii="Calibri" w:hAnsi="Calibri" w:asciiTheme="minorHAnsi" w:cstheme="minorHAnsi" w:hAnsiTheme="minorHAnsi"/>
          <w:color w:val="00000A"/>
          <w:sz w:val="22"/>
          <w:lang w:val="en-GB"/>
        </w:rPr>
        <w:t xml:space="preserve">Developed and managed company website and its content. </w:t>
      </w:r>
    </w:p>
    <w:p>
      <w:pPr>
        <w:pStyle w:val="Normal"/>
        <w:spacing w:lineRule="auto" w:line="264" w:before="360" w:after="0"/>
        <w:jc w:val="center"/>
        <w:rPr/>
      </w:pPr>
      <w:r>
        <w:rPr>
          <w:rFonts w:cs="Calibri" w:ascii="Calibri" w:hAnsi="Calibri" w:asciiTheme="minorHAnsi" w:cstheme="minorHAnsi" w:hAnsiTheme="minorHAnsi"/>
          <w:b/>
          <w:caps/>
          <w:sz w:val="22"/>
          <w:lang w:val="en-GB"/>
        </w:rPr>
        <w:t>Sales Manager,</w:t>
      </w:r>
      <w:r>
        <w:rPr>
          <w:rFonts w:cs="Calibri" w:ascii="Calibri" w:hAnsi="Calibri" w:asciiTheme="minorHAnsi" w:cstheme="minorHAnsi" w:hAnsiTheme="minorHAnsi"/>
          <w:b/>
          <w:sz w:val="22"/>
          <w:lang w:val="en-GB"/>
        </w:rPr>
        <w:t xml:space="preserve"> </w:t>
      </w:r>
      <w:r>
        <w:rPr>
          <w:rFonts w:cs="Calibri" w:ascii="Calibri" w:hAnsi="Calibri" w:asciiTheme="minorHAnsi" w:cstheme="minorHAnsi" w:hAnsiTheme="minorHAnsi"/>
          <w:sz w:val="22"/>
          <w:lang w:val="en-GB"/>
        </w:rPr>
        <w:t>October 2011 to November 2012</w:t>
      </w:r>
    </w:p>
    <w:p>
      <w:pPr>
        <w:pStyle w:val="Normal"/>
        <w:tabs>
          <w:tab w:val="right" w:pos="9360" w:leader="none"/>
        </w:tabs>
        <w:spacing w:lineRule="auto" w:line="264"/>
        <w:jc w:val="center"/>
        <w:rPr/>
      </w:pPr>
      <w:r>
        <w:rPr>
          <w:rFonts w:cs="Calibri" w:ascii="Calibri" w:hAnsi="Calibri" w:asciiTheme="minorHAnsi" w:cstheme="minorHAnsi" w:hAnsiTheme="minorHAnsi"/>
          <w:sz w:val="22"/>
          <w:lang w:val="en-GB"/>
        </w:rPr>
        <w:t>VALICON, Ljubljana, Slovenia</w:t>
      </w:r>
    </w:p>
    <w:p>
      <w:pPr>
        <w:pStyle w:val="Normal"/>
        <w:spacing w:lineRule="auto" w:line="264" w:before="240" w:after="0"/>
        <w:jc w:val="center"/>
        <w:rPr/>
      </w:pPr>
      <w:r>
        <w:rPr>
          <w:rFonts w:cs="Calibri" w:ascii="Calibri" w:hAnsi="Calibri" w:asciiTheme="minorHAnsi" w:cstheme="minorHAnsi" w:hAnsiTheme="minorHAnsi"/>
          <w:i/>
          <w:sz w:val="22"/>
          <w:lang w:val="en-GB"/>
        </w:rPr>
        <w:t>Marketing consulting and marketing research company.</w:t>
      </w:r>
    </w:p>
    <w:p>
      <w:pPr>
        <w:pStyle w:val="Normal"/>
        <w:spacing w:lineRule="auto" w:line="264" w:before="80" w:after="0"/>
        <w:jc w:val="both"/>
        <w:rPr/>
      </w:pPr>
      <w:r>
        <w:rPr>
          <w:rFonts w:cs="Calibri" w:ascii="Calibri" w:hAnsi="Calibri" w:asciiTheme="minorHAnsi" w:cstheme="minorHAnsi" w:hAnsiTheme="minorHAnsi"/>
          <w:sz w:val="22"/>
          <w:lang w:val="en-GB"/>
        </w:rPr>
        <w:t xml:space="preserve">Developed and implemented strategic marketing plans, sales plans, and forecasts to help companies achieve core objectives around their products and services. Manage </w:t>
      </w:r>
      <w:del w:id="32" w:author="Unknown Author" w:date="2017-01-31T16:08:00Z">
        <w:r>
          <w:rPr>
            <w:rFonts w:cs="Calibri" w:ascii="Calibri" w:hAnsi="Calibri" w:asciiTheme="minorHAnsi" w:cstheme="minorHAnsi" w:hAnsiTheme="minorHAnsi"/>
            <w:b/>
            <w:bCs/>
            <w:color w:val="006600"/>
            <w:sz w:val="22"/>
            <w:lang w:val="en-GB"/>
          </w:rPr>
          <w:delText>&lt;include number&gt;</w:delText>
        </w:r>
      </w:del>
      <w:ins w:id="33" w:author="Unknown Author" w:date="2017-01-31T16:08:00Z">
        <w:r>
          <w:rPr>
            <w:rFonts w:cs="Calibri" w:ascii="Calibri" w:hAnsi="Calibri" w:asciiTheme="minorHAnsi" w:cstheme="minorHAnsi" w:hAnsiTheme="minorHAnsi"/>
            <w:b/>
            <w:bCs/>
            <w:color w:val="006600"/>
            <w:sz w:val="22"/>
            <w:lang w:val="en-GB"/>
          </w:rPr>
          <w:t>50+</w:t>
        </w:r>
      </w:ins>
      <w:r>
        <w:rPr>
          <w:rFonts w:cs="Calibri" w:ascii="Calibri" w:hAnsi="Calibri" w:asciiTheme="minorHAnsi" w:cstheme="minorHAnsi" w:hAnsiTheme="minorHAnsi"/>
          <w:sz w:val="22"/>
          <w:lang w:val="en-GB"/>
        </w:rPr>
        <w:t xml:space="preserve"> accounts from pursuing new business opportunities to up- and cross-selling. </w:t>
      </w:r>
      <w:commentRangeStart w:id="4"/>
      <w:r>
        <w:rPr>
          <w:rFonts w:cs="Calibri" w:ascii="Calibri" w:hAnsi="Calibri" w:asciiTheme="minorHAnsi" w:cstheme="minorHAnsi" w:hAnsiTheme="minorHAnsi"/>
          <w:sz w:val="22"/>
          <w:lang w:val="en-GB"/>
        </w:rPr>
        <w:t xml:space="preserve">Consistently </w:t>
      </w:r>
      <w:r>
        <w:rPr>
          <w:rFonts w:cs="Calibri" w:ascii="Calibri" w:hAnsi="Calibri" w:asciiTheme="minorHAnsi" w:cstheme="minorHAnsi" w:hAnsiTheme="minorHAnsi"/>
          <w:color w:val="006600"/>
          <w:sz w:val="22"/>
          <w:lang w:val="en-GB"/>
        </w:rPr>
        <w:t xml:space="preserve">exceeded </w:t>
      </w:r>
      <w:del w:id="34" w:author="Unknown Author" w:date="2017-01-31T16:08:00Z">
        <w:r>
          <w:rPr>
            <w:rFonts w:cs="Calibri" w:ascii="Calibri" w:hAnsi="Calibri" w:asciiTheme="minorHAnsi" w:cstheme="minorHAnsi" w:hAnsiTheme="minorHAnsi"/>
            <w:color w:val="006600"/>
            <w:sz w:val="22"/>
            <w:lang w:val="en-GB"/>
          </w:rPr>
          <w:delText>/ met</w:delText>
        </w:r>
      </w:del>
      <w:del w:id="35" w:author="Unknown Author" w:date="2017-01-31T16:08:00Z">
        <w:r>
          <w:rPr>
            <w:rFonts w:cs="Calibri" w:ascii="Calibri" w:hAnsi="Calibri" w:asciiTheme="minorHAnsi" w:cstheme="minorHAnsi" w:hAnsiTheme="minorHAnsi"/>
            <w:color w:val="006600"/>
            <w:sz w:val="22"/>
            <w:lang w:val="en-GB"/>
          </w:rPr>
          <w:delText xml:space="preserve"> </w:delText>
        </w:r>
      </w:del>
      <w:del w:id="36" w:author="Unknown Author" w:date="2017-01-31T16:08:00Z">
        <w:r>
          <w:rPr>
            <w:rFonts w:cs="Calibri" w:ascii="Calibri" w:hAnsi="Calibri" w:asciiTheme="minorHAnsi" w:cstheme="minorHAnsi" w:hAnsiTheme="minorHAnsi"/>
            <w:b/>
            <w:bCs/>
            <w:color w:val="006600"/>
            <w:sz w:val="22"/>
            <w:lang w:val="en-GB"/>
          </w:rPr>
          <w:delText>&lt;choose appropriate&gt;</w:delText>
        </w:r>
      </w:del>
      <w:r>
        <w:rPr>
          <w:rFonts w:cs="Calibri" w:ascii="Calibri" w:hAnsi="Calibri" w:asciiTheme="minorHAnsi" w:cstheme="minorHAnsi" w:hAnsiTheme="minorHAnsi"/>
          <w:sz w:val="22"/>
          <w:lang w:val="en-GB"/>
        </w:rPr>
        <w:t xml:space="preserve"> targets</w:t>
      </w:r>
      <w:ins w:id="37" w:author="Unknown Author" w:date="2017-01-31T16:08:00Z">
        <w:r>
          <w:rPr>
            <w:rFonts w:cs="Calibri" w:ascii="Calibri" w:hAnsi="Calibri" w:asciiTheme="minorHAnsi" w:cstheme="minorHAnsi" w:hAnsiTheme="minorHAnsi"/>
            <w:sz w:val="22"/>
            <w:lang w:val="en-GB"/>
          </w:rPr>
        </w:r>
      </w:ins>
      <w:commentRangeEnd w:id="4"/>
      <w:r>
        <w:commentReference w:id="4"/>
      </w:r>
      <w:r>
        <w:rPr>
          <w:rFonts w:cs="Calibri" w:ascii="Calibri" w:hAnsi="Calibri" w:asciiTheme="minorHAnsi" w:cstheme="minorHAnsi" w:hAnsiTheme="minorHAnsi"/>
          <w:sz w:val="22"/>
          <w:lang w:val="en-GB"/>
        </w:rPr>
        <w:t xml:space="preserve">. Trained and supported other Sales Managers </w:t>
      </w:r>
      <w:commentRangeStart w:id="5"/>
      <w:r>
        <w:rPr>
          <w:rFonts w:cs="Calibri" w:ascii="Calibri" w:hAnsi="Calibri" w:asciiTheme="minorHAnsi" w:cstheme="minorHAnsi" w:hAnsiTheme="minorHAnsi"/>
          <w:b/>
          <w:bCs/>
          <w:color w:val="006600"/>
          <w:sz w:val="22"/>
          <w:lang w:val="en-GB"/>
        </w:rPr>
        <w:t>&lt;delete if inappropriate. Also, if you had a team you were managing, please mention that. If you held P&amp;L responsibility for budget(s), please mention that, including budget(s) amounts.&gt;</w:t>
      </w:r>
      <w:ins w:id="38" w:author="Unknown Author" w:date="2017-01-31T16:10:00Z">
        <w:commentRangeEnd w:id="5"/>
        <w:r>
          <w:commentReference w:id="5"/>
        </w:r>
        <w:r>
          <w:rPr>
            <w:rFonts w:cs="Calibri" w:ascii="Calibri" w:hAnsi="Calibri" w:asciiTheme="minorHAnsi" w:cstheme="minorHAnsi" w:hAnsiTheme="minorHAnsi"/>
            <w:b/>
            <w:bCs/>
            <w:color w:val="006600"/>
            <w:sz w:val="22"/>
            <w:lang w:val="en-GB"/>
          </w:rPr>
        </w:r>
      </w:ins>
    </w:p>
    <w:p>
      <w:pPr>
        <w:pStyle w:val="Normal"/>
        <w:numPr>
          <w:ilvl w:val="0"/>
          <w:numId w:val="2"/>
        </w:numPr>
        <w:tabs>
          <w:tab w:val="left" w:pos="540" w:leader="none"/>
          <w:tab w:val="left" w:pos="720" w:leader="none"/>
        </w:tabs>
        <w:spacing w:lineRule="auto" w:line="300" w:before="240" w:after="0"/>
        <w:ind w:left="547" w:hanging="360"/>
        <w:rPr/>
      </w:pPr>
      <w:r>
        <w:rPr>
          <w:rFonts w:cs="Calibri" w:ascii="Calibri" w:hAnsi="Calibri" w:asciiTheme="minorHAnsi" w:cstheme="minorHAnsi" w:hAnsiTheme="minorHAnsi"/>
          <w:sz w:val="22"/>
          <w:lang w:val="en-GB"/>
        </w:rPr>
        <w:t xml:space="preserve">Managed sales of IBM SPSS analytical tools in six former Yugoslavia countries. </w:t>
      </w:r>
      <w:commentRangeStart w:id="6"/>
      <w:r>
        <w:rPr>
          <w:rFonts w:cs="Calibri" w:ascii="Calibri" w:hAnsi="Calibri" w:asciiTheme="minorHAnsi" w:cstheme="minorHAnsi" w:hAnsiTheme="minorHAnsi"/>
          <w:b/>
          <w:bCs/>
          <w:color w:val="006600"/>
          <w:sz w:val="22"/>
          <w:lang w:val="en-GB"/>
        </w:rPr>
        <w:t>&lt;without going into politics here, I think we should simply list 6 countries... it is obviously up to you&gt;</w:t>
      </w:r>
      <w:ins w:id="39" w:author="Unknown Author" w:date="2017-01-31T16:12:00Z">
        <w:commentRangeEnd w:id="6"/>
        <w:r>
          <w:commentReference w:id="6"/>
        </w:r>
        <w:r>
          <w:rPr>
            <w:rFonts w:cs="Calibri" w:ascii="Calibri" w:hAnsi="Calibri" w:asciiTheme="minorHAnsi" w:cstheme="minorHAnsi" w:hAnsiTheme="minorHAnsi"/>
            <w:b/>
            <w:bCs/>
            <w:color w:val="006600"/>
            <w:sz w:val="22"/>
            <w:lang w:val="en-GB"/>
          </w:rPr>
        </w:r>
      </w:ins>
    </w:p>
    <w:p>
      <w:pPr>
        <w:pStyle w:val="Normal"/>
        <w:numPr>
          <w:ilvl w:val="0"/>
          <w:numId w:val="2"/>
        </w:numPr>
        <w:tabs>
          <w:tab w:val="left" w:pos="540" w:leader="none"/>
          <w:tab w:val="left" w:pos="720" w:leader="none"/>
        </w:tabs>
        <w:spacing w:lineRule="auto" w:line="300" w:before="80" w:after="0"/>
        <w:ind w:left="547" w:hanging="360"/>
        <w:rPr/>
      </w:pPr>
      <w:r>
        <w:rPr>
          <w:rFonts w:cs="Calibri" w:ascii="Calibri" w:hAnsi="Calibri" w:asciiTheme="minorHAnsi" w:cstheme="minorHAnsi" w:hAnsiTheme="minorHAnsi"/>
          <w:sz w:val="22"/>
          <w:lang w:val="en-GB"/>
        </w:rPr>
        <w:t xml:space="preserve">Initiated, planned, coordinated and oversaw all marketing and PR actions for IBM SPSS and MOSS on behalf of the company, including Valicon Knowledge Club (VKC) conferences in 4 countries </w:t>
      </w:r>
      <w:commentRangeStart w:id="7"/>
      <w:r>
        <w:rPr>
          <w:rFonts w:cs="Calibri" w:ascii="Calibri" w:hAnsi="Calibri" w:asciiTheme="minorHAnsi" w:cstheme="minorHAnsi" w:hAnsiTheme="minorHAnsi"/>
          <w:b/>
          <w:bCs/>
          <w:color w:val="006600"/>
          <w:sz w:val="22"/>
          <w:lang w:val="en-GB"/>
        </w:rPr>
        <w:t>&lt;please list the countries, please include total number of attendees&gt;</w:t>
      </w:r>
      <w:ins w:id="40" w:author="Unknown Author" w:date="2017-01-31T16:12:00Z">
        <w:commentRangeEnd w:id="7"/>
        <w:r>
          <w:commentReference w:id="7"/>
        </w:r>
        <w:r>
          <w:rPr>
            <w:rFonts w:cs="Calibri" w:ascii="Calibri" w:hAnsi="Calibri" w:asciiTheme="minorHAnsi" w:cstheme="minorHAnsi" w:hAnsiTheme="minorHAnsi"/>
            <w:b/>
            <w:bCs/>
            <w:color w:val="006600"/>
            <w:sz w:val="22"/>
            <w:lang w:val="en-GB"/>
          </w:rPr>
        </w:r>
      </w:ins>
    </w:p>
    <w:p>
      <w:pPr>
        <w:pStyle w:val="Normal"/>
        <w:numPr>
          <w:ilvl w:val="0"/>
          <w:numId w:val="2"/>
        </w:numPr>
        <w:tabs>
          <w:tab w:val="left" w:pos="540" w:leader="none"/>
          <w:tab w:val="left" w:pos="720" w:leader="none"/>
        </w:tabs>
        <w:spacing w:lineRule="auto" w:line="300" w:before="80" w:after="0"/>
        <w:ind w:left="547" w:hanging="360"/>
        <w:rPr/>
      </w:pPr>
      <w:r>
        <w:rPr>
          <w:rFonts w:cs="Calibri" w:ascii="Calibri" w:hAnsi="Calibri" w:asciiTheme="minorHAnsi" w:cstheme="minorHAnsi" w:hAnsiTheme="minorHAnsi"/>
          <w:sz w:val="22"/>
          <w:lang w:val="en-GB"/>
        </w:rPr>
        <w:t>Developed and implemented analitika.valicon.net, a business and predictive analytics website.</w:t>
      </w:r>
    </w:p>
    <w:p>
      <w:pPr>
        <w:pStyle w:val="Normal"/>
        <w:numPr>
          <w:ilvl w:val="0"/>
          <w:numId w:val="2"/>
        </w:numPr>
        <w:tabs>
          <w:tab w:val="left" w:pos="540" w:leader="none"/>
          <w:tab w:val="left" w:pos="720" w:leader="none"/>
        </w:tabs>
        <w:spacing w:lineRule="auto" w:line="300" w:before="80" w:after="0"/>
        <w:ind w:left="547" w:hanging="360"/>
        <w:rPr/>
      </w:pPr>
      <w:r>
        <w:rPr>
          <w:rFonts w:cs="Calibri" w:ascii="Calibri" w:hAnsi="Calibri" w:asciiTheme="minorHAnsi" w:cstheme="minorHAnsi" w:hAnsiTheme="minorHAnsi"/>
          <w:sz w:val="22"/>
          <w:lang w:val="en-GB"/>
        </w:rPr>
        <w:t xml:space="preserve">Liaised and strengthened business partnerships for the company. Triggered creation of IKT Klub, the first continuous online access panel of ICT experts in Slovenia with consulting services for vendors and end-users. </w:t>
      </w:r>
    </w:p>
    <w:p>
      <w:pPr>
        <w:pStyle w:val="Normal"/>
        <w:tabs>
          <w:tab w:val="left" w:pos="540" w:leader="none"/>
          <w:tab w:val="left" w:pos="720" w:leader="none"/>
        </w:tabs>
        <w:spacing w:lineRule="auto" w:line="264" w:before="240" w:after="0"/>
        <w:ind w:hanging="0"/>
        <w:jc w:val="center"/>
        <w:rPr/>
      </w:pPr>
      <w:commentRangeStart w:id="8"/>
      <w:r>
        <w:rPr>
          <w:rFonts w:cs="Calibri" w:ascii="Calibri" w:hAnsi="Calibri" w:asciiTheme="minorHAnsi" w:cstheme="minorHAnsi" w:hAnsiTheme="minorHAnsi"/>
          <w:i/>
          <w:sz w:val="22"/>
          <w:lang w:val="en-GB"/>
        </w:rPr>
        <w:t xml:space="preserve">Previous experience includes </w:t>
      </w:r>
      <w:r>
        <w:rPr>
          <w:rFonts w:cs="Calibri" w:ascii="Calibri" w:hAnsi="Calibri" w:asciiTheme="minorHAnsi" w:cstheme="minorHAnsi" w:hAnsiTheme="minorHAnsi"/>
          <w:b/>
          <w:bCs/>
          <w:i/>
          <w:sz w:val="22"/>
          <w:lang w:val="en-GB"/>
        </w:rPr>
        <w:t xml:space="preserve">Country Manager and Senior Research </w:t>
      </w:r>
      <w:r>
        <w:rPr>
          <w:rFonts w:cs="Calibri" w:ascii="Calibri" w:hAnsi="Calibri" w:asciiTheme="minorHAnsi" w:cstheme="minorHAnsi" w:hAnsiTheme="minorHAnsi"/>
          <w:b w:val="false"/>
          <w:bCs w:val="false"/>
          <w:i/>
          <w:sz w:val="22"/>
          <w:lang w:val="en-GB"/>
        </w:rPr>
        <w:t>Manager role</w:t>
        <w:br/>
        <w:t>with International Data Corporation (IDC Adriatic), L</w:t>
      </w:r>
      <w:ins w:id="41" w:author="Unknown Author" w:date="2017-01-31T16:13:00Z">
        <w:r>
          <w:rPr>
            <w:rFonts w:cs="Calibri" w:ascii="Calibri" w:hAnsi="Calibri" w:asciiTheme="minorHAnsi" w:cstheme="minorHAnsi" w:hAnsiTheme="minorHAnsi"/>
            <w:b w:val="false"/>
            <w:bCs w:val="false"/>
            <w:i/>
            <w:sz w:val="22"/>
            <w:lang w:val="en-GB"/>
          </w:rPr>
          <w:t>j</w:t>
        </w:r>
      </w:ins>
      <w:r>
        <w:rPr>
          <w:rFonts w:cs="Calibri" w:ascii="Calibri" w:hAnsi="Calibri" w:asciiTheme="minorHAnsi" w:cstheme="minorHAnsi" w:hAnsiTheme="minorHAnsi"/>
          <w:b w:val="false"/>
          <w:bCs w:val="false"/>
          <w:i/>
          <w:sz w:val="22"/>
          <w:lang w:val="en-GB"/>
        </w:rPr>
        <w:t>ubljana, Slovenia.</w:t>
      </w:r>
      <w:ins w:id="42" w:author="Unknown Author" w:date="2017-01-31T16:13:00Z">
        <w:commentRangeEnd w:id="8"/>
        <w:r>
          <w:commentReference w:id="8"/>
        </w:r>
        <w:r>
          <w:rPr>
            <w:rFonts w:cs="Calibri" w:ascii="Calibri" w:hAnsi="Calibri" w:asciiTheme="minorHAnsi" w:cstheme="minorHAnsi" w:hAnsiTheme="minorHAnsi"/>
            <w:b w:val="false"/>
            <w:bCs w:val="false"/>
            <w:i/>
            <w:sz w:val="22"/>
            <w:lang w:val="en-GB"/>
          </w:rPr>
        </w:r>
      </w:ins>
    </w:p>
    <w:p>
      <w:pPr>
        <w:pStyle w:val="TextBody"/>
        <w:rPr>
          <w:rFonts w:ascii="Trebuchet MS" w:hAnsi="Trebuchet MS"/>
          <w:sz w:val="24"/>
          <w:lang w:val="en-GB"/>
        </w:rPr>
      </w:pPr>
      <w:r>
        <w:rPr>
          <w:rFonts w:ascii="Trebuchet MS" w:hAnsi="Trebuchet MS"/>
          <w:sz w:val="24"/>
          <w:lang w:val="en-GB"/>
        </w:rPr>
      </w:r>
    </w:p>
    <w:p>
      <w:pPr>
        <w:pStyle w:val="Normal"/>
        <w:pBdr>
          <w:top w:val="single" w:sz="8" w:space="8" w:color="00000A"/>
        </w:pBdr>
        <w:spacing w:lineRule="auto" w:line="264" w:before="0" w:after="120"/>
        <w:jc w:val="center"/>
        <w:rPr>
          <w:rFonts w:ascii="Calibri" w:hAnsi="Calibri" w:eastAsia="MS Mincho" w:cs="Calibri" w:asciiTheme="majorHAnsi" w:cstheme="majorHAnsi" w:hAnsiTheme="majorHAnsi"/>
          <w:b/>
          <w:b/>
          <w:spacing w:val="4"/>
          <w:sz w:val="30"/>
          <w:szCs w:val="30"/>
          <w:lang w:val="en-GB"/>
        </w:rPr>
      </w:pPr>
      <w:r>
        <w:rPr>
          <w:rFonts w:eastAsia="MS Mincho" w:cs="Calibri" w:ascii="Calibri" w:hAnsi="Calibri" w:asciiTheme="majorHAnsi" w:cstheme="majorHAnsi" w:hAnsiTheme="majorHAnsi"/>
          <w:b/>
          <w:spacing w:val="4"/>
          <w:sz w:val="30"/>
          <w:szCs w:val="30"/>
          <w:lang w:val="en-GB"/>
        </w:rPr>
        <w:t>Educational Background</w:t>
      </w:r>
    </w:p>
    <w:p>
      <w:pPr>
        <w:pStyle w:val="Normal"/>
        <w:widowControl w:val="false"/>
        <w:spacing w:lineRule="auto" w:line="264" w:before="240" w:after="0"/>
        <w:jc w:val="center"/>
        <w:rPr/>
      </w:pPr>
      <w:r>
        <w:rPr>
          <w:rFonts w:cs="Calibri" w:ascii="Calibri" w:hAnsi="Calibri" w:asciiTheme="minorHAnsi" w:cstheme="minorHAnsi" w:hAnsiTheme="minorHAnsi"/>
          <w:b/>
          <w:sz w:val="22"/>
          <w:lang w:val="en-GB"/>
        </w:rPr>
        <w:t xml:space="preserve">Master of Business Administration (MBA), </w:t>
      </w:r>
      <w:r>
        <w:rPr>
          <w:rFonts w:cs="Calibri" w:ascii="Calibri" w:hAnsi="Calibri" w:asciiTheme="minorHAnsi" w:cstheme="minorHAnsi" w:hAnsiTheme="minorHAnsi"/>
          <w:b w:val="false"/>
          <w:bCs w:val="false"/>
          <w:sz w:val="22"/>
          <w:lang w:val="en-GB"/>
        </w:rPr>
        <w:t xml:space="preserve">2009, </w:t>
      </w:r>
      <w:r>
        <w:rPr>
          <w:rFonts w:cs="Calibri" w:ascii="Calibri" w:hAnsi="Calibri" w:asciiTheme="minorHAnsi" w:cstheme="minorHAnsi" w:hAnsiTheme="minorHAnsi"/>
          <w:sz w:val="22"/>
          <w:lang w:val="en-GB"/>
        </w:rPr>
        <w:t>Cotrugli Business School, Zagreb, Croatia</w:t>
      </w:r>
    </w:p>
    <w:p>
      <w:pPr>
        <w:pStyle w:val="Normal"/>
        <w:widowControl w:val="false"/>
        <w:spacing w:lineRule="auto" w:line="264" w:before="240" w:after="0"/>
        <w:jc w:val="center"/>
        <w:rPr/>
      </w:pPr>
      <w:r>
        <w:rPr>
          <w:rFonts w:cs="Calibri" w:ascii="Calibri" w:hAnsi="Calibri" w:asciiTheme="minorHAnsi" w:cstheme="minorHAnsi" w:hAnsiTheme="minorHAnsi"/>
          <w:b/>
          <w:sz w:val="22"/>
          <w:lang w:val="en-GB"/>
        </w:rPr>
        <w:t xml:space="preserve">Bachelor of Science in Technology, </w:t>
      </w:r>
      <w:r>
        <w:rPr>
          <w:rFonts w:cs="Calibri" w:ascii="Calibri" w:hAnsi="Calibri" w:asciiTheme="minorHAnsi" w:cstheme="minorHAnsi" w:hAnsiTheme="minorHAnsi"/>
          <w:b w:val="false"/>
          <w:bCs w:val="false"/>
          <w:sz w:val="22"/>
          <w:lang w:val="en-GB"/>
        </w:rPr>
        <w:t>2009, Open University, Newcastle-upon-Tyne, United Kingdom</w:t>
      </w:r>
    </w:p>
    <w:p>
      <w:pPr>
        <w:pStyle w:val="Normal"/>
        <w:widowControl w:val="false"/>
        <w:spacing w:lineRule="auto" w:line="264" w:before="240" w:after="0"/>
        <w:jc w:val="center"/>
        <w:rPr/>
      </w:pPr>
      <w:r>
        <w:rPr>
          <w:rFonts w:cs="Calibri" w:ascii="Calibri" w:hAnsi="Calibri" w:asciiTheme="minorHAnsi" w:cstheme="minorHAnsi" w:hAnsiTheme="minorHAnsi"/>
          <w:b/>
          <w:sz w:val="22"/>
          <w:lang w:val="en-GB"/>
        </w:rPr>
        <w:t xml:space="preserve">Diploma in Systems Practice, </w:t>
      </w:r>
      <w:r>
        <w:rPr>
          <w:rFonts w:cs="Calibri" w:ascii="Calibri" w:hAnsi="Calibri" w:asciiTheme="minorHAnsi" w:cstheme="minorHAnsi" w:hAnsiTheme="minorHAnsi"/>
          <w:b w:val="false"/>
          <w:bCs w:val="false"/>
          <w:sz w:val="22"/>
          <w:lang w:val="en-GB"/>
        </w:rPr>
        <w:t>2007, Open University, Newcastle-upon-Tyne, United Kingdom</w:t>
      </w:r>
    </w:p>
    <w:p>
      <w:pPr>
        <w:pStyle w:val="Normal"/>
        <w:widowControl w:val="false"/>
        <w:spacing w:lineRule="auto" w:line="264" w:before="240" w:after="0"/>
        <w:jc w:val="center"/>
        <w:rPr/>
      </w:pPr>
      <w:r>
        <w:rPr>
          <w:rFonts w:cs="Calibri" w:ascii="Calibri" w:hAnsi="Calibri" w:asciiTheme="minorHAnsi" w:cstheme="minorHAnsi" w:hAnsiTheme="minorHAnsi"/>
          <w:b w:val="false"/>
          <w:bCs w:val="false"/>
          <w:sz w:val="22"/>
          <w:lang w:val="en-GB"/>
        </w:rPr>
        <w:t>Certified Google AdWords Professional  |  IBM Certified Associate in SPSS Modeler Data Mining</w:t>
        <w:br/>
        <w:t>IBM Certified Associate in SPSS Modeler Data Analysis  |  EUCIP Certificate</w:t>
      </w:r>
    </w:p>
    <w:sectPr>
      <w:headerReference w:type="even" r:id="rId6"/>
      <w:headerReference w:type="default" r:id="rId7"/>
      <w:footerReference w:type="default" r:id="rId8"/>
      <w:type w:val="nextPage"/>
      <w:pgSz w:w="11906" w:h="16838"/>
      <w:pgMar w:left="1440" w:right="1440" w:header="1440" w:top="1497" w:footer="0" w:bottom="1440" w:gutter="0"/>
      <w:pgNumType w:fmt="decimal"/>
      <w:formProt w:val="false"/>
      <w:textDirection w:val="lrTb"/>
      <w:docGrid w:type="default" w:linePitch="360"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Unknown Author" w:date="2017-01-31T16:14:38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Where did 7+ years come from??</w:t>
      </w:r>
    </w:p>
  </w:comment>
  <w:comment w:id="1" w:author="Unknown Author" w:date="2017-01-31T16:15:22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 xml:space="preserve">What do you mean by that? </w:t>
      </w:r>
    </w:p>
  </w:comment>
  <w:comment w:id="2" w:author="Unknown Author" w:date="2017-01-31T16:27:12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This is a project done by Spisek.</w:t>
      </w:r>
    </w:p>
  </w:comment>
  <w:comment w:id="3" w:author="Unknown Author" w:date="2017-01-31T16:07:37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 w:val="20"/>
          <w:szCs w:val="20"/>
          <w:u w:val="none"/>
          <w:vertAlign w:val="baseline"/>
          <w:em w:val="none"/>
          <w:lang w:val="en-GB" w:eastAsia="en-US" w:bidi="ar-SA"/>
        </w:rPr>
        <w:t>Too small a budget and too small a team to include here</w:t>
      </w:r>
    </w:p>
  </w:comment>
  <w:comment w:id="4" w:author="Unknown Author" w:date="2017-01-31T16:08:55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+10% above target. However, one can hardly talk about consistence within a period just a little longer than one year...or did you have quarterly targets in mind?</w:t>
      </w:r>
    </w:p>
  </w:comment>
  <w:comment w:id="5" w:author="Unknown Author" w:date="2017-01-31T16:10:53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Yes, a team of 5 in 4 countries. No P&amp;L resp.</w:t>
      </w:r>
    </w:p>
  </w:comment>
  <w:comment w:id="6" w:author="Unknown Author" w:date="2017-01-31T16:12:23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Right, 6 countries.</w:t>
      </w:r>
    </w:p>
  </w:comment>
  <w:comment w:id="7" w:author="Unknown Author" w:date="2017-01-31T16:12:39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Slovenia, Croatia, Bosnia and Herzegovina, Serbia. 500+ altogether.</w:t>
      </w:r>
    </w:p>
  </w:comment>
  <w:comment w:id="8" w:author="Unknown Author" w:date="2017-01-31T16:13:19Z" w:initials="">
    <w:p>
      <w:r>
        <w:rPr>
          <w:rFonts w:eastAsia="Times New Roman" w:cs="Times New Roman" w:ascii="Times New Roman" w:hAnsi="Times New Roman"/>
          <w:b w:val="false"/>
          <w:bCs w:val="false"/>
          <w:i w:val="false"/>
          <w:iCs w:val="false"/>
          <w:caps w:val="false"/>
          <w:smallCaps w:val="false"/>
          <w:strike w:val="false"/>
          <w:dstrike w:val="false"/>
          <w:outline w:val="false"/>
          <w:shadow w:val="false"/>
          <w:emboss w:val="false"/>
          <w:imprint w:val="false"/>
          <w:color w:val="auto"/>
          <w:spacing w:val="0"/>
          <w:w w:val="100"/>
          <w:position w:val="0"/>
          <w:sz w:val="20"/>
          <w:szCs w:val="20"/>
          <w:u w:val="none"/>
          <w:vertAlign w:val="baseline"/>
          <w:em w:val="none"/>
          <w:lang w:bidi="ar-SA" w:eastAsia="en-US" w:val="en-GB"/>
        </w:rPr>
        <w:t>This needs to be expanded.</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Tahoma">
    <w:charset w:val="01"/>
    <w:family w:val="roman"/>
    <w:pitch w:val="variable"/>
  </w:font>
  <w:font w:name="Trebuchet MS">
    <w:charset w:val="01"/>
    <w:family w:val="roman"/>
    <w:pitch w:val="variable"/>
  </w:font>
  <w:font w:name="Symbol">
    <w:charset w:val="02"/>
    <w:family w:val="auto"/>
    <w:pitch w:val="default"/>
  </w:font>
  <w:font w:name="Courier New">
    <w:charset w:val="01"/>
    <w:family w:val="auto"/>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Calibri" w:hAnsi="Calibri" w:cs="Calibri" w:asciiTheme="minorHAnsi" w:cstheme="minorHAnsi" w:hAnsiTheme="minorHAnsi"/>
        <w:sz w:val="20"/>
      </w:rPr>
    </w:pPr>
    <w:r>
      <w:rPr>
        <w:rFonts w:cs="Calibri" w:ascii="Calibri" w:hAnsi="Calibri" w:asciiTheme="minorHAnsi" w:cstheme="minorHAnsi" w:hAnsiTheme="minorHAnsi"/>
        <w:sz w:val="20"/>
      </w:rPr>
      <w:t>Continued…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5000" w:type="pct"/>
      <w:jc w:val="left"/>
      <w:tblInd w:w="0" w:type="dxa"/>
      <w:tblCellMar>
        <w:top w:w="0" w:type="dxa"/>
        <w:left w:w="113" w:type="dxa"/>
        <w:bottom w:w="0" w:type="dxa"/>
        <w:right w:w="108" w:type="dxa"/>
      </w:tblCellMar>
    </w:tblPr>
    <w:tblGrid>
      <w:gridCol w:w="4541"/>
      <w:gridCol w:w="4484"/>
    </w:tblGrid>
    <w:tr>
      <w:trPr/>
      <w:tc>
        <w:tcPr>
          <w:tcW w:w="4541" w:type="dxa"/>
          <w:tcBorders>
            <w:top w:val="nil"/>
            <w:left w:val="nil"/>
            <w:bottom w:val="nil"/>
            <w:right w:val="nil"/>
            <w:insideH w:val="nil"/>
            <w:insideV w:val="nil"/>
          </w:tcBorders>
          <w:shd w:fill="auto" w:val="clear"/>
        </w:tcPr>
        <w:p>
          <w:pPr>
            <w:pStyle w:val="Normal"/>
            <w:spacing w:lineRule="auto" w:line="264"/>
            <w:rPr/>
          </w:pPr>
          <w:r>
            <w:rPr>
              <w:rFonts w:cs="Calibri" w:ascii="Calibri" w:hAnsi="Calibri" w:cstheme="majorHAnsi"/>
              <w:color w:val="00000A"/>
              <w:spacing w:val="20"/>
              <w:sz w:val="44"/>
              <w:szCs w:val="40"/>
              <w:lang w:val="en-GB"/>
            </w:rPr>
            <w:t>Boštjan Klajnščak</w:t>
          </w:r>
        </w:p>
      </w:tc>
      <w:tc>
        <w:tcPr>
          <w:tcW w:w="4484" w:type="dxa"/>
          <w:tcBorders>
            <w:top w:val="nil"/>
            <w:left w:val="nil"/>
            <w:bottom w:val="nil"/>
            <w:right w:val="nil"/>
            <w:insideH w:val="nil"/>
            <w:insideV w:val="nil"/>
          </w:tcBorders>
          <w:shd w:fill="auto" w:val="clear"/>
        </w:tcPr>
        <w:p>
          <w:pPr>
            <w:pStyle w:val="Normal"/>
            <w:spacing w:lineRule="auto" w:line="264"/>
            <w:jc w:val="right"/>
            <w:rPr>
              <w:rFonts w:ascii="Calibri" w:hAnsi="Calibri" w:cs="Calibri" w:asciiTheme="minorHAnsi" w:cstheme="minorHAnsi" w:hAnsiTheme="minorHAnsi"/>
              <w:sz w:val="20"/>
            </w:rPr>
          </w:pPr>
          <w:r>
            <w:rPr>
              <w:rFonts w:cs="Calibri" w:ascii="Calibri" w:hAnsi="Calibri" w:asciiTheme="minorHAnsi" w:cstheme="minorHAnsi" w:hAnsiTheme="minorHAnsi"/>
              <w:sz w:val="20"/>
            </w:rPr>
            <w:t>Page Two</w:t>
          </w:r>
        </w:p>
      </w:tc>
    </w:tr>
  </w:tbl>
  <w:p>
    <w:pPr>
      <w:pStyle w:val="Header"/>
      <w:jc w:val="center"/>
      <w:rPr>
        <w:rFonts w:ascii="Calibri" w:hAnsi="Calibri" w:cs="Calibri" w:asciiTheme="minorHAnsi" w:cstheme="minorHAnsi" w:hAnsiTheme="minorHAnsi"/>
        <w:sz w:val="20"/>
      </w:rPr>
    </w:pPr>
    <w:r>
      <w:rPr>
        <w:rFonts w:cs="Calibri" w:cstheme="minorHAnsi" w:ascii="Calibri" w:hAnsi="Calibri"/>
        <w:sz w:val="20"/>
      </w:rPr>
    </w:r>
  </w:p>
  <w:p>
    <w:pPr>
      <w:pStyle w:val="Header"/>
      <w:jc w:val="center"/>
      <w:rPr>
        <w:rFonts w:ascii="Calibri" w:hAnsi="Calibri" w:cs="Calibri" w:asciiTheme="minorHAnsi" w:cstheme="minorHAnsi" w:hAnsiTheme="minorHAnsi"/>
        <w:sz w:val="20"/>
      </w:rPr>
    </w:pPr>
    <w:r>
      <w:rPr>
        <w:rFonts w:cs="Calibri" w:cstheme="minorHAnsi" w:ascii="Calibri" w:hAnsi="Calibri"/>
        <w:sz w:val="20"/>
      </w:rPr>
    </w:r>
  </w:p>
  <w:p>
    <w:pPr>
      <w:pStyle w:val="Header"/>
      <w:jc w:val="center"/>
      <w:rPr>
        <w:rFonts w:ascii="Calibri" w:hAnsi="Calibri" w:cs="Calibri" w:asciiTheme="minorHAnsi" w:cstheme="minorHAnsi" w:hAnsiTheme="minorHAnsi"/>
        <w:sz w:val="20"/>
      </w:rPr>
    </w:pPr>
    <w:r>
      <w:rPr>
        <w:rFonts w:cs="Calibri" w:cstheme="minorHAnsi" w:ascii="Calibri" w:hAnsi="Calibri"/>
        <w:sz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Style w:val="TableGrid"/>
      <w:tblW w:w="5000" w:type="pct"/>
      <w:jc w:val="left"/>
      <w:tblInd w:w="0" w:type="dxa"/>
      <w:tblCellMar>
        <w:top w:w="0" w:type="dxa"/>
        <w:left w:w="113" w:type="dxa"/>
        <w:bottom w:w="0" w:type="dxa"/>
        <w:right w:w="108" w:type="dxa"/>
      </w:tblCellMar>
    </w:tblPr>
    <w:tblGrid>
      <w:gridCol w:w="4541"/>
      <w:gridCol w:w="4484"/>
    </w:tblGrid>
    <w:tr>
      <w:trPr/>
      <w:tc>
        <w:tcPr>
          <w:tcW w:w="4541" w:type="dxa"/>
          <w:tcBorders>
            <w:top w:val="nil"/>
            <w:left w:val="nil"/>
            <w:bottom w:val="nil"/>
            <w:right w:val="nil"/>
            <w:insideH w:val="nil"/>
            <w:insideV w:val="nil"/>
          </w:tcBorders>
          <w:shd w:fill="auto" w:val="clear"/>
        </w:tcPr>
        <w:p>
          <w:pPr>
            <w:pStyle w:val="Normal"/>
            <w:spacing w:lineRule="auto" w:line="264"/>
            <w:rPr/>
          </w:pPr>
          <w:r>
            <w:rPr>
              <w:rFonts w:cs="Calibri" w:ascii="Calibri" w:hAnsi="Calibri" w:cstheme="majorHAnsi"/>
              <w:color w:val="00000A"/>
              <w:spacing w:val="20"/>
              <w:sz w:val="44"/>
              <w:szCs w:val="40"/>
              <w:lang w:val="en-GB"/>
            </w:rPr>
            <w:t>Boštjan Klajnščak</w:t>
          </w:r>
        </w:p>
      </w:tc>
      <w:tc>
        <w:tcPr>
          <w:tcW w:w="4484" w:type="dxa"/>
          <w:tcBorders>
            <w:top w:val="nil"/>
            <w:left w:val="nil"/>
            <w:bottom w:val="nil"/>
            <w:right w:val="nil"/>
            <w:insideH w:val="nil"/>
            <w:insideV w:val="nil"/>
          </w:tcBorders>
          <w:shd w:fill="auto" w:val="clear"/>
        </w:tcPr>
        <w:p>
          <w:pPr>
            <w:pStyle w:val="Normal"/>
            <w:spacing w:lineRule="auto" w:line="264"/>
            <w:jc w:val="right"/>
            <w:rPr>
              <w:rFonts w:ascii="Calibri" w:hAnsi="Calibri" w:cs="Calibri" w:asciiTheme="minorHAnsi" w:cstheme="minorHAnsi" w:hAnsiTheme="minorHAnsi"/>
              <w:sz w:val="20"/>
            </w:rPr>
          </w:pPr>
          <w:r>
            <w:rPr>
              <w:rFonts w:cs="Calibri" w:ascii="Calibri" w:hAnsi="Calibri" w:asciiTheme="minorHAnsi" w:cstheme="minorHAnsi" w:hAnsiTheme="minorHAnsi"/>
              <w:sz w:val="20"/>
            </w:rPr>
            <w:t>Page Two</w:t>
          </w:r>
        </w:p>
      </w:tc>
    </w:tr>
  </w:tbl>
  <w:p>
    <w:pPr>
      <w:pStyle w:val="Header"/>
      <w:jc w:val="center"/>
      <w:rPr>
        <w:rFonts w:ascii="Calibri" w:hAnsi="Calibri" w:cs="Calibri" w:asciiTheme="minorHAnsi" w:cstheme="minorHAnsi" w:hAnsiTheme="minorHAnsi"/>
        <w:sz w:val="20"/>
      </w:rPr>
    </w:pPr>
    <w:r>
      <w:rPr>
        <w:rFonts w:cs="Calibri" w:cstheme="minorHAnsi" w:ascii="Calibri" w:hAnsi="Calibri"/>
        <w:sz w:val="20"/>
      </w:rPr>
    </w:r>
  </w:p>
  <w:p>
    <w:pPr>
      <w:pStyle w:val="Header"/>
      <w:jc w:val="center"/>
      <w:rPr>
        <w:rFonts w:ascii="Calibri" w:hAnsi="Calibri" w:cs="Calibri" w:asciiTheme="minorHAnsi" w:cstheme="minorHAnsi" w:hAnsiTheme="minorHAnsi"/>
        <w:sz w:val="20"/>
      </w:rPr>
    </w:pPr>
    <w:r>
      <w:rPr>
        <w:rFonts w:cs="Calibri" w:cstheme="minorHAnsi" w:ascii="Calibri" w:hAnsi="Calibri"/>
        <w:sz w:val="20"/>
      </w:rPr>
    </w:r>
  </w:p>
  <w:p>
    <w:pPr>
      <w:pStyle w:val="Header"/>
      <w:jc w:val="center"/>
      <w:rPr>
        <w:rFonts w:ascii="Calibri" w:hAnsi="Calibri" w:cs="Calibri" w:asciiTheme="minorHAnsi" w:cstheme="minorHAnsi" w:hAnsiTheme="minorHAnsi"/>
        <w:sz w:val="20"/>
      </w:rPr>
    </w:pPr>
    <w:r>
      <w:rPr>
        <w:rFonts w:cs="Calibri" w:cstheme="minorHAnsi" w:ascii="Calibri" w:hAnsi="Calibri"/>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sz w:val="22"/>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360" w:hanging="360"/>
      </w:pPr>
      <w:rPr>
        <w:rFonts w:ascii="Symbol" w:hAnsi="Symbol" w:cs="Symbol" w:hint="default"/>
        <w:sz w:val="22"/>
        <w:szCs w:val="16"/>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720"/>
  <w:autoHyphenation w:val="false"/>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de0b0e"/>
    <w:pPr>
      <w:widowControl/>
      <w:suppressAutoHyphens w:val="true"/>
      <w:bidi w:val="0"/>
      <w:jc w:val="left"/>
    </w:pPr>
    <w:rPr>
      <w:rFonts w:ascii="Times New Roman" w:hAnsi="Times New Roman" w:eastAsia="Times New Roman" w:cs="Times New Roman"/>
      <w:color w:val="00000A"/>
      <w:sz w:val="24"/>
      <w:szCs w:val="20"/>
      <w:lang w:val="en-US" w:eastAsia="en-US" w:bidi="ar-SA"/>
    </w:rPr>
  </w:style>
  <w:style w:type="paragraph" w:styleId="Heading1">
    <w:name w:val="Heading 1"/>
    <w:basedOn w:val="Heading"/>
    <w:qFormat/>
    <w:pPr/>
    <w:rPr/>
  </w:style>
  <w:style w:type="paragraph" w:styleId="Heading2">
    <w:name w:val="Heading 2"/>
    <w:basedOn w:val="Normal"/>
    <w:next w:val="Normal"/>
    <w:qFormat/>
    <w:rsid w:val="00657d69"/>
    <w:pPr>
      <w:keepNext/>
      <w:jc w:val="center"/>
      <w:outlineLvl w:val="1"/>
    </w:pPr>
    <w:rPr>
      <w:b/>
    </w:rPr>
  </w:style>
  <w:style w:type="paragraph" w:styleId="Heading3">
    <w:name w:val="Heading 3"/>
    <w:basedOn w:val="Heading"/>
    <w:qFormat/>
    <w:pPr/>
    <w:rPr/>
  </w:style>
  <w:style w:type="paragraph" w:styleId="Heading7">
    <w:name w:val="Heading 7"/>
    <w:basedOn w:val="Normal"/>
    <w:next w:val="Normal"/>
    <w:qFormat/>
    <w:rsid w:val="00a1645b"/>
    <w:pPr>
      <w:spacing w:before="240" w:after="60"/>
      <w:outlineLvl w:val="6"/>
    </w:pPr>
    <w:rPr>
      <w:szCs w:val="24"/>
    </w:rPr>
  </w:style>
  <w:style w:type="character" w:styleId="DefaultParagraphFont" w:default="1">
    <w:name w:val="Default Paragraph Font"/>
    <w:uiPriority w:val="1"/>
    <w:semiHidden/>
    <w:unhideWhenUsed/>
    <w:qFormat/>
    <w:rPr/>
  </w:style>
  <w:style w:type="character" w:styleId="InternetLink">
    <w:name w:val="Internet Link"/>
    <w:basedOn w:val="DefaultParagraphFont"/>
    <w:rsid w:val="003450a5"/>
    <w:rPr>
      <w:color w:val="0000FF"/>
      <w:u w:val="single"/>
      <w:lang w:val="zxx" w:eastAsia="zxx" w:bidi="zxx"/>
    </w:rPr>
  </w:style>
  <w:style w:type="character" w:styleId="Annotationreference">
    <w:name w:val="annotation reference"/>
    <w:basedOn w:val="DefaultParagraphFont"/>
    <w:semiHidden/>
    <w:qFormat/>
    <w:rsid w:val="00f125d8"/>
    <w:rPr>
      <w:sz w:val="16"/>
      <w:szCs w:val="16"/>
    </w:rPr>
  </w:style>
  <w:style w:type="character" w:styleId="ListLabel1">
    <w:name w:val="ListLabel 1"/>
    <w:qFormat/>
    <w:rPr>
      <w:color w:val="00000A"/>
    </w:rPr>
  </w:style>
  <w:style w:type="character" w:styleId="ListLabel2">
    <w:name w:val="ListLabel 2"/>
    <w:qFormat/>
    <w:rPr>
      <w:rFonts w:cs="Courier New"/>
    </w:rPr>
  </w:style>
  <w:style w:type="character" w:styleId="ListLabel3">
    <w:name w:val="ListLabel 3"/>
    <w:qFormat/>
    <w:rPr>
      <w:color w:val="00000A"/>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stLabel4">
    <w:name w:val="ListLabel 4"/>
    <w:qFormat/>
    <w:rPr>
      <w:rFonts w:ascii="Calibri" w:hAnsi="Calibri" w:cs="Symbol"/>
      <w:sz w:val="22"/>
    </w:rPr>
  </w:style>
  <w:style w:type="character" w:styleId="ListLabel5">
    <w:name w:val="ListLabel 5"/>
    <w:qFormat/>
    <w:rPr>
      <w:rFonts w:ascii="Calibri" w:hAnsi="Calibri" w:cs="Symbol"/>
      <w:sz w:val="22"/>
      <w:szCs w:val="16"/>
    </w:rPr>
  </w:style>
  <w:style w:type="character" w:styleId="ListLabel6">
    <w:name w:val="ListLabel 6"/>
    <w:qFormat/>
    <w:rPr>
      <w:rFonts w:cs="Courier New"/>
    </w:rPr>
  </w:style>
  <w:style w:type="character" w:styleId="ListLabel7">
    <w:name w:val="ListLabel 7"/>
    <w:qFormat/>
    <w:rPr>
      <w:rFonts w:cs="Wingdings"/>
    </w:rPr>
  </w:style>
  <w:style w:type="character" w:styleId="ListLabel8">
    <w:name w:val="ListLabel 8"/>
    <w:qFormat/>
    <w:rPr>
      <w:rFonts w:cs="Symbol"/>
    </w:rPr>
  </w:style>
  <w:style w:type="character" w:styleId="ListLabel9">
    <w:name w:val="ListLabel 9"/>
    <w:qFormat/>
    <w:rPr>
      <w:rFonts w:cs="Courier New"/>
    </w:rPr>
  </w:style>
  <w:style w:type="character" w:styleId="ListLabel10">
    <w:name w:val="ListLabel 10"/>
    <w:qFormat/>
    <w:rPr>
      <w:rFonts w:cs="Wingdings"/>
    </w:rPr>
  </w:style>
  <w:style w:type="character" w:styleId="ListLabel11">
    <w:name w:val="ListLabel 11"/>
    <w:qFormat/>
    <w:rPr>
      <w:rFonts w:cs="Symbol"/>
    </w:rPr>
  </w:style>
  <w:style w:type="character" w:styleId="ListLabel12">
    <w:name w:val="ListLabel 12"/>
    <w:qFormat/>
    <w:rPr>
      <w:rFonts w:cs="Courier New"/>
    </w:rPr>
  </w:style>
  <w:style w:type="character" w:styleId="ListLabel13">
    <w:name w:val="ListLabel 13"/>
    <w:qFormat/>
    <w:rPr>
      <w:rFonts w:cs="Wingdings"/>
    </w:rPr>
  </w:style>
  <w:style w:type="paragraph" w:styleId="Heading">
    <w:name w:val="Heading"/>
    <w:basedOn w:val="Normal"/>
    <w:next w:val="TextBody"/>
    <w:qFormat/>
    <w:pPr>
      <w:keepNext/>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qFormat/>
    <w:rsid w:val="003450a5"/>
    <w:pPr>
      <w:jc w:val="center"/>
    </w:pPr>
    <w:rPr>
      <w:rFonts w:ascii="Arial" w:hAnsi="Arial"/>
      <w:b/>
      <w:smallCaps/>
      <w:sz w:val="28"/>
    </w:rPr>
  </w:style>
  <w:style w:type="paragraph" w:styleId="Header">
    <w:name w:val="Header"/>
    <w:basedOn w:val="Normal"/>
    <w:rsid w:val="005a1934"/>
    <w:pPr>
      <w:tabs>
        <w:tab w:val="center" w:pos="4320" w:leader="none"/>
        <w:tab w:val="right" w:pos="8640" w:leader="none"/>
      </w:tabs>
    </w:pPr>
    <w:rPr/>
  </w:style>
  <w:style w:type="paragraph" w:styleId="Footer">
    <w:name w:val="Footer"/>
    <w:basedOn w:val="Normal"/>
    <w:rsid w:val="005a1934"/>
    <w:pPr>
      <w:tabs>
        <w:tab w:val="center" w:pos="4320" w:leader="none"/>
        <w:tab w:val="right" w:pos="8640" w:leader="none"/>
      </w:tabs>
    </w:pPr>
    <w:rPr/>
  </w:style>
  <w:style w:type="paragraph" w:styleId="BalloonText">
    <w:name w:val="Balloon Text"/>
    <w:basedOn w:val="Normal"/>
    <w:semiHidden/>
    <w:qFormat/>
    <w:rsid w:val="002c03e4"/>
    <w:pPr/>
    <w:rPr>
      <w:rFonts w:ascii="Tahoma" w:hAnsi="Tahoma" w:cs="Tahoma"/>
      <w:sz w:val="16"/>
      <w:szCs w:val="16"/>
    </w:rPr>
  </w:style>
  <w:style w:type="paragraph" w:styleId="Annotationtext">
    <w:name w:val="annotation text"/>
    <w:basedOn w:val="Normal"/>
    <w:semiHidden/>
    <w:qFormat/>
    <w:rsid w:val="00f125d8"/>
    <w:pPr/>
    <w:rPr>
      <w:sz w:val="20"/>
    </w:rPr>
  </w:style>
  <w:style w:type="paragraph" w:styleId="Annotationsubject">
    <w:name w:val="annotation subject"/>
    <w:basedOn w:val="Annotationtext"/>
    <w:semiHidden/>
    <w:qFormat/>
    <w:rsid w:val="00f125d8"/>
    <w:pPr/>
    <w:rPr>
      <w:b/>
      <w:bCs/>
    </w:rPr>
  </w:style>
  <w:style w:type="paragraph" w:styleId="Quotations">
    <w:name w:val="Quotations"/>
    <w:basedOn w:val="Normal"/>
    <w:qFormat/>
    <w:pPr/>
    <w:rPr/>
  </w:style>
  <w:style w:type="paragraph" w:styleId="Subtitle">
    <w:name w:val="Subtitle"/>
    <w:basedOn w:val="Heading"/>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rsid w:val="003450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Application>LibreOffice/5.2.4.2$Linux_x86 LibreOffice_project/20m0$Build-2</Application>
  <Pages>4</Pages>
  <Words>973</Words>
  <Characters>5952</Characters>
  <CharactersWithSpaces>6846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2016-12-29T15:42:00Z</dcterms:created>
  <dc:creator>1</dc:creator>
  <dc:description/>
  <dc:language>en-US</dc:language>
  <cp:lastModifiedBy/>
  <dcterms:modified xsi:type="dcterms:W3CDTF">2017-01-31T16:32:59Z</dcterms:modified>
  <cp:revision>10</cp:revision>
  <dc:subject/>
  <dc:title>Bo��tjan Klajn����ak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a6e7c007e5fdd935d6b6fd6976c1d2dc</vt:lpwstr>
  </property>
</Properties>
</file>